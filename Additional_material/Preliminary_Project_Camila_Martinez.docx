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87BC0D0" w14:textId="642841A2" w:rsidR="004E7D63" w:rsidRPr="00797958" w:rsidRDefault="00B70D4A">
      <w:pPr>
        <w:pStyle w:val="normal0"/>
        <w:jc w:val="both"/>
        <w:rPr>
          <w:lang w:val="es-ES_tradnl"/>
        </w:rPr>
      </w:pPr>
      <w:r w:rsidRPr="00797958">
        <w:rPr>
          <w:rFonts w:ascii="Times New Roman" w:eastAsia="Times New Roman" w:hAnsi="Times New Roman" w:cs="Times New Roman"/>
          <w:b/>
          <w:sz w:val="24"/>
          <w:lang w:val="es-ES_tradnl"/>
        </w:rPr>
        <w:t xml:space="preserve">Título: </w:t>
      </w:r>
      <w:del w:id="0" w:author="Alejandro Reyes" w:date="2015-05-08T12:13:00Z">
        <w:r w:rsidR="00A433D6" w:rsidRPr="00797958" w:rsidDel="003E308E">
          <w:rPr>
            <w:rFonts w:ascii="Times New Roman" w:eastAsia="Times New Roman" w:hAnsi="Times New Roman" w:cs="Times New Roman"/>
            <w:b/>
            <w:sz w:val="24"/>
            <w:lang w:val="es-ES_tradnl"/>
          </w:rPr>
          <w:delText>Visualización</w:delText>
        </w:r>
        <w:r w:rsidRPr="00797958" w:rsidDel="003E308E">
          <w:rPr>
            <w:rFonts w:ascii="Times New Roman" w:eastAsia="Times New Roman" w:hAnsi="Times New Roman" w:cs="Times New Roman"/>
            <w:b/>
            <w:sz w:val="24"/>
            <w:lang w:val="es-ES_tradnl"/>
          </w:rPr>
          <w:delText xml:space="preserve"> de un genoma</w:delText>
        </w:r>
      </w:del>
      <w:ins w:id="1" w:author="Alejandro Reyes" w:date="2015-05-08T12:13:00Z">
        <w:r w:rsidR="003E308E">
          <w:rPr>
            <w:rFonts w:ascii="Times New Roman" w:eastAsia="Times New Roman" w:hAnsi="Times New Roman" w:cs="Times New Roman"/>
            <w:b/>
            <w:sz w:val="24"/>
            <w:lang w:val="es-ES_tradnl"/>
          </w:rPr>
          <w:t xml:space="preserve">Análisis visual </w:t>
        </w:r>
      </w:ins>
      <w:ins w:id="2" w:author="Kamy Nz" w:date="2015-08-16T10:53:00Z">
        <w:r w:rsidR="003D23C5">
          <w:rPr>
            <w:rFonts w:ascii="Times New Roman" w:eastAsia="Times New Roman" w:hAnsi="Times New Roman" w:cs="Times New Roman"/>
            <w:b/>
            <w:sz w:val="24"/>
            <w:lang w:val="es-ES_tradnl"/>
          </w:rPr>
          <w:t xml:space="preserve">de </w:t>
        </w:r>
      </w:ins>
      <w:ins w:id="3" w:author="Alejandro Reyes" w:date="2015-05-08T12:13:00Z">
        <w:del w:id="4" w:author="Kamy Nz" w:date="2015-08-16T10:53:00Z">
          <w:r w:rsidR="003E308E" w:rsidDel="003D23C5">
            <w:rPr>
              <w:rFonts w:ascii="Times New Roman" w:eastAsia="Times New Roman" w:hAnsi="Times New Roman" w:cs="Times New Roman"/>
              <w:b/>
              <w:sz w:val="24"/>
              <w:lang w:val="es-ES_tradnl"/>
            </w:rPr>
            <w:delText>y anal</w:delText>
          </w:r>
        </w:del>
      </w:ins>
      <w:ins w:id="5" w:author="Alejandro Reyes" w:date="2015-05-08T12:14:00Z">
        <w:del w:id="6" w:author="Kamy Nz" w:date="2015-08-16T10:53:00Z">
          <w:r w:rsidR="003E308E" w:rsidDel="003D23C5">
            <w:rPr>
              <w:rFonts w:ascii="Times New Roman" w:eastAsia="Times New Roman" w:hAnsi="Times New Roman" w:cs="Times New Roman"/>
              <w:b/>
              <w:sz w:val="24"/>
              <w:lang w:val="es-ES_tradnl"/>
            </w:rPr>
            <w:delText xml:space="preserve">ítico de </w:delText>
          </w:r>
        </w:del>
        <w:r w:rsidR="003E308E">
          <w:rPr>
            <w:rFonts w:ascii="Times New Roman" w:eastAsia="Times New Roman" w:hAnsi="Times New Roman" w:cs="Times New Roman"/>
            <w:b/>
            <w:sz w:val="24"/>
            <w:lang w:val="es-ES_tradnl"/>
          </w:rPr>
          <w:t>los genomas.</w:t>
        </w:r>
      </w:ins>
    </w:p>
    <w:p w14:paraId="4EA0D9C8" w14:textId="77777777" w:rsidR="004E7D63" w:rsidRPr="00797958" w:rsidRDefault="004E7D63">
      <w:pPr>
        <w:pStyle w:val="normal0"/>
        <w:jc w:val="both"/>
        <w:rPr>
          <w:lang w:val="es-ES_tradnl"/>
        </w:rPr>
      </w:pPr>
    </w:p>
    <w:p w14:paraId="3C24A54C" w14:textId="77777777" w:rsidR="008D48B1" w:rsidRPr="00797958" w:rsidRDefault="008D48B1">
      <w:pPr>
        <w:pStyle w:val="normal0"/>
        <w:jc w:val="both"/>
        <w:rPr>
          <w:lang w:val="es-ES_tradnl"/>
        </w:rPr>
      </w:pPr>
    </w:p>
    <w:p w14:paraId="09961E4D" w14:textId="77777777" w:rsidR="008D48B1" w:rsidRPr="00797958" w:rsidRDefault="008D48B1" w:rsidP="008D48B1">
      <w:pPr>
        <w:pStyle w:val="normal0"/>
        <w:jc w:val="both"/>
        <w:rPr>
          <w:lang w:val="es-ES_tradnl"/>
        </w:rPr>
      </w:pPr>
      <w:r w:rsidRPr="00797958">
        <w:rPr>
          <w:rFonts w:ascii="Times New Roman" w:eastAsia="Times New Roman" w:hAnsi="Times New Roman" w:cs="Times New Roman"/>
          <w:b/>
          <w:sz w:val="24"/>
          <w:lang w:val="es-ES_tradnl"/>
        </w:rPr>
        <w:t>Introducción</w:t>
      </w:r>
    </w:p>
    <w:p w14:paraId="5F151D88" w14:textId="77777777" w:rsidR="008D48B1" w:rsidRPr="00797958" w:rsidRDefault="008D48B1" w:rsidP="008D48B1">
      <w:pPr>
        <w:pStyle w:val="normal0"/>
        <w:jc w:val="both"/>
        <w:rPr>
          <w:lang w:val="es-ES_tradnl"/>
        </w:rPr>
      </w:pPr>
      <w:r w:rsidRPr="00797958">
        <w:rPr>
          <w:rFonts w:ascii="Times New Roman" w:eastAsia="Times New Roman" w:hAnsi="Times New Roman" w:cs="Times New Roman"/>
          <w:sz w:val="24"/>
          <w:lang w:val="es-ES_tradnl"/>
        </w:rPr>
        <w:t xml:space="preserve"> </w:t>
      </w:r>
      <w:bookmarkStart w:id="7" w:name="_GoBack"/>
      <w:bookmarkEnd w:id="7"/>
    </w:p>
    <w:p w14:paraId="481AC5A9" w14:textId="13485E8E" w:rsidR="008D48B1" w:rsidRPr="00797958" w:rsidRDefault="008D48B1" w:rsidP="008D48B1">
      <w:pPr>
        <w:pStyle w:val="normal0"/>
        <w:jc w:val="both"/>
        <w:rPr>
          <w:lang w:val="es-ES_tradnl"/>
        </w:rPr>
      </w:pPr>
      <w:r w:rsidRPr="00797958">
        <w:rPr>
          <w:rFonts w:ascii="Times New Roman" w:eastAsia="Times New Roman" w:hAnsi="Times New Roman" w:cs="Times New Roman"/>
          <w:sz w:val="24"/>
          <w:lang w:val="es-ES_tradnl"/>
        </w:rPr>
        <w:t>Actualmente, la biología molecular genera una alta cantidad de datos (</w:t>
      </w:r>
      <w:del w:id="8" w:author="Alejandro Reyes" w:date="2015-05-08T12:54:00Z">
        <w:r w:rsidRPr="00797958" w:rsidDel="008527C0">
          <w:rPr>
            <w:rFonts w:ascii="Times New Roman" w:eastAsia="Times New Roman" w:hAnsi="Times New Roman" w:cs="Times New Roman"/>
            <w:sz w:val="24"/>
            <w:lang w:val="es-ES_tradnl"/>
          </w:rPr>
          <w:delText>e.g.</w:delText>
        </w:r>
      </w:del>
      <w:ins w:id="9" w:author="Alejandro Reyes" w:date="2015-05-08T12:54:00Z">
        <w:r w:rsidR="008527C0" w:rsidRPr="00797958">
          <w:rPr>
            <w:rFonts w:ascii="Times New Roman" w:eastAsia="Times New Roman" w:hAnsi="Times New Roman" w:cs="Times New Roman"/>
            <w:sz w:val="24"/>
            <w:lang w:val="es-ES_tradnl"/>
          </w:rPr>
          <w:t>ej.</w:t>
        </w:r>
      </w:ins>
      <w:r w:rsidRPr="00797958">
        <w:rPr>
          <w:rFonts w:ascii="Times New Roman" w:eastAsia="Times New Roman" w:hAnsi="Times New Roman" w:cs="Times New Roman"/>
          <w:sz w:val="24"/>
          <w:lang w:val="es-ES_tradnl"/>
        </w:rPr>
        <w:t xml:space="preserve"> secuencias de ADN, ARN o aminoácidos) (Shaw, 2014) gracias al avances de nuevas tecnologías como las técnicas de secuenciación de nueva generación (</w:t>
      </w:r>
      <w:proofErr w:type="spellStart"/>
      <w:r w:rsidRPr="00797958">
        <w:rPr>
          <w:rFonts w:ascii="Times New Roman" w:eastAsia="Times New Roman" w:hAnsi="Times New Roman" w:cs="Times New Roman"/>
          <w:sz w:val="24"/>
          <w:lang w:val="es-ES_tradnl"/>
        </w:rPr>
        <w:t>NGS</w:t>
      </w:r>
      <w:proofErr w:type="spellEnd"/>
      <w:r w:rsidRPr="00797958">
        <w:rPr>
          <w:rFonts w:ascii="Times New Roman" w:eastAsia="Times New Roman" w:hAnsi="Times New Roman" w:cs="Times New Roman"/>
          <w:sz w:val="24"/>
          <w:lang w:val="es-ES_tradnl"/>
        </w:rPr>
        <w:t xml:space="preserve"> por sus siglas en inglés) por lo cual se presenta el gran desafío de analizar datos biológicos existentes en bases de datos y datos en el futuro. Sin embargo, estos métodos de análisis en muchas ocasiones no permiten a los usuarios, en este caso científicos, tener la información de forma amigable para su estudio (Marx, 2013). En otras palabras, la representación de los resultados no es simple de analizar porque frecuentemente son archivos de texto que no indican una tendencia clara (</w:t>
      </w:r>
      <w:del w:id="10" w:author="Alejandro Reyes" w:date="2015-05-08T12:54:00Z">
        <w:r w:rsidRPr="00797958" w:rsidDel="008527C0">
          <w:rPr>
            <w:rFonts w:ascii="Times New Roman" w:eastAsia="Times New Roman" w:hAnsi="Times New Roman" w:cs="Times New Roman"/>
            <w:sz w:val="24"/>
            <w:lang w:val="es-ES_tradnl"/>
          </w:rPr>
          <w:delText>e.g.</w:delText>
        </w:r>
      </w:del>
      <w:ins w:id="11" w:author="Alejandro Reyes" w:date="2015-05-08T12:54:00Z">
        <w:r w:rsidR="008527C0" w:rsidRPr="00797958">
          <w:rPr>
            <w:rFonts w:ascii="Times New Roman" w:eastAsia="Times New Roman" w:hAnsi="Times New Roman" w:cs="Times New Roman"/>
            <w:sz w:val="24"/>
            <w:lang w:val="es-ES_tradnl"/>
          </w:rPr>
          <w:t>ej.</w:t>
        </w:r>
      </w:ins>
      <w:r w:rsidRPr="00797958">
        <w:rPr>
          <w:rFonts w:ascii="Times New Roman" w:eastAsia="Times New Roman" w:hAnsi="Times New Roman" w:cs="Times New Roman"/>
          <w:sz w:val="24"/>
          <w:lang w:val="es-ES_tradnl"/>
        </w:rPr>
        <w:t xml:space="preserve"> tabla tabuladas, matrices de puntaje, entre otras). No obstante en el presente, se han generado avances en la representación de resultados permitiendo a los usuarios identificar patrones en sus datos y este proceso se beneficia de las aptitudes visuales de los seres humanos (Donald &amp; Lindsay, 2013)</w:t>
      </w:r>
      <w:r w:rsidRPr="00797958">
        <w:rPr>
          <w:rFonts w:ascii="Times New Roman" w:eastAsia="Times New Roman" w:hAnsi="Times New Roman" w:cs="Times New Roman"/>
          <w:b/>
          <w:sz w:val="24"/>
          <w:lang w:val="es-ES_tradnl"/>
        </w:rPr>
        <w:t xml:space="preserve">. </w:t>
      </w:r>
      <w:r w:rsidRPr="00797958">
        <w:rPr>
          <w:rFonts w:ascii="Times New Roman" w:eastAsia="Times New Roman" w:hAnsi="Times New Roman" w:cs="Times New Roman"/>
          <w:sz w:val="24"/>
          <w:lang w:val="es-ES_tradnl"/>
        </w:rPr>
        <w:t>Por esta razón, es importante generar herramientas que exploten las aptitudes visuales humanas en la interpretación de la información biológica.</w:t>
      </w:r>
    </w:p>
    <w:p w14:paraId="461DB817" w14:textId="77777777" w:rsidR="008D48B1" w:rsidRPr="00797958" w:rsidRDefault="008D48B1" w:rsidP="008D48B1">
      <w:pPr>
        <w:pStyle w:val="normal0"/>
        <w:jc w:val="both"/>
        <w:rPr>
          <w:lang w:val="es-ES_tradnl"/>
        </w:rPr>
      </w:pPr>
    </w:p>
    <w:p w14:paraId="7D2C2012" w14:textId="5A60288E" w:rsidR="008D48B1" w:rsidRPr="00797958" w:rsidRDefault="008D48B1" w:rsidP="008D48B1">
      <w:pPr>
        <w:pStyle w:val="normal0"/>
        <w:spacing w:line="273" w:lineRule="auto"/>
        <w:jc w:val="both"/>
        <w:rPr>
          <w:lang w:val="es-ES_tradnl"/>
        </w:rPr>
      </w:pPr>
      <w:r w:rsidRPr="00797958">
        <w:rPr>
          <w:rFonts w:ascii="Times New Roman" w:eastAsia="Times New Roman" w:hAnsi="Times New Roman" w:cs="Times New Roman"/>
          <w:sz w:val="24"/>
          <w:lang w:val="es-ES_tradnl"/>
        </w:rPr>
        <w:t>En vista que la información biológica es redundante y compleja, es necesario diseñar métodos más efectivos para el análisis biológico teniendo en cuenta los cambios de paradigma actuales sobre el papel del “ADN basura”</w:t>
      </w:r>
      <w:r w:rsidR="00832636" w:rsidRPr="00797958">
        <w:rPr>
          <w:rFonts w:ascii="Times New Roman" w:eastAsia="Times New Roman" w:hAnsi="Times New Roman" w:cs="Times New Roman"/>
          <w:b/>
          <w:sz w:val="24"/>
          <w:lang w:val="es-ES_tradnl"/>
        </w:rPr>
        <w:t xml:space="preserve"> </w:t>
      </w:r>
      <w:sdt>
        <w:sdtPr>
          <w:rPr>
            <w:rFonts w:ascii="Times New Roman" w:eastAsia="Times New Roman" w:hAnsi="Times New Roman" w:cs="Times New Roman"/>
            <w:b/>
            <w:sz w:val="24"/>
            <w:lang w:val="es-ES_tradnl"/>
          </w:rPr>
          <w:id w:val="-1167315539"/>
          <w:citation/>
        </w:sdtPr>
        <w:sdtEndPr/>
        <w:sdtContent>
          <w:r w:rsidR="00832636" w:rsidRPr="00797958">
            <w:rPr>
              <w:rFonts w:ascii="Times New Roman" w:eastAsia="Times New Roman" w:hAnsi="Times New Roman" w:cs="Times New Roman"/>
              <w:b/>
              <w:sz w:val="24"/>
              <w:lang w:val="es-ES_tradnl"/>
            </w:rPr>
            <w:fldChar w:fldCharType="begin"/>
          </w:r>
          <w:r w:rsidR="00832636" w:rsidRPr="00797958">
            <w:rPr>
              <w:rFonts w:ascii="Times New Roman" w:eastAsia="Times New Roman" w:hAnsi="Times New Roman" w:cs="Times New Roman"/>
              <w:b/>
              <w:sz w:val="24"/>
              <w:lang w:val="es-ES_tradnl"/>
            </w:rPr>
            <w:instrText xml:space="preserve"> CITATION SciAA \l 1033 </w:instrText>
          </w:r>
          <w:r w:rsidR="00832636" w:rsidRPr="00797958">
            <w:rPr>
              <w:rFonts w:ascii="Times New Roman" w:eastAsia="Times New Roman" w:hAnsi="Times New Roman" w:cs="Times New Roman"/>
              <w:b/>
              <w:sz w:val="24"/>
              <w:lang w:val="es-ES_tradnl"/>
            </w:rPr>
            <w:fldChar w:fldCharType="separate"/>
          </w:r>
          <w:r w:rsidR="004E4841" w:rsidRPr="00797958">
            <w:rPr>
              <w:rFonts w:ascii="Times New Roman" w:eastAsia="Times New Roman" w:hAnsi="Times New Roman" w:cs="Times New Roman"/>
              <w:noProof/>
              <w:sz w:val="24"/>
              <w:lang w:val="es-ES_tradnl"/>
            </w:rPr>
            <w:t>(Pennisi, 2012)</w:t>
          </w:r>
          <w:r w:rsidR="00832636" w:rsidRPr="00797958">
            <w:rPr>
              <w:rFonts w:ascii="Times New Roman" w:eastAsia="Times New Roman" w:hAnsi="Times New Roman" w:cs="Times New Roman"/>
              <w:b/>
              <w:sz w:val="24"/>
              <w:lang w:val="es-ES_tradnl"/>
            </w:rPr>
            <w:fldChar w:fldCharType="end"/>
          </w:r>
        </w:sdtContent>
      </w:sdt>
      <w:r w:rsidR="00832636" w:rsidRPr="00797958">
        <w:rPr>
          <w:rFonts w:ascii="Times New Roman" w:eastAsia="Times New Roman" w:hAnsi="Times New Roman" w:cs="Times New Roman"/>
          <w:b/>
          <w:sz w:val="24"/>
          <w:lang w:val="es-ES_tradnl"/>
        </w:rPr>
        <w:t xml:space="preserve"> </w:t>
      </w:r>
      <w:r w:rsidRPr="00797958">
        <w:rPr>
          <w:rFonts w:ascii="Times New Roman" w:eastAsia="Times New Roman" w:hAnsi="Times New Roman" w:cs="Times New Roman"/>
          <w:sz w:val="24"/>
          <w:highlight w:val="white"/>
          <w:lang w:val="es-ES_tradnl"/>
        </w:rPr>
        <w:t xml:space="preserve">y </w:t>
      </w:r>
      <w:r w:rsidRPr="00797958">
        <w:rPr>
          <w:rFonts w:ascii="Times New Roman" w:eastAsia="Times New Roman" w:hAnsi="Times New Roman" w:cs="Times New Roman"/>
          <w:sz w:val="24"/>
          <w:lang w:val="es-ES_tradnl"/>
        </w:rPr>
        <w:t>las capacidades visuales humanas de acuerdo al concepto de alfabetización visual (</w:t>
      </w:r>
      <w:r w:rsidRPr="003E308E">
        <w:rPr>
          <w:rFonts w:ascii="Times New Roman" w:eastAsia="Times New Roman" w:hAnsi="Times New Roman" w:cs="Times New Roman"/>
          <w:i/>
          <w:sz w:val="24"/>
          <w:lang w:val="es-ES_tradnl"/>
        </w:rPr>
        <w:t xml:space="preserve">visual </w:t>
      </w:r>
      <w:proofErr w:type="spellStart"/>
      <w:r w:rsidRPr="003E308E">
        <w:rPr>
          <w:rFonts w:ascii="Times New Roman" w:eastAsia="Times New Roman" w:hAnsi="Times New Roman" w:cs="Times New Roman"/>
          <w:i/>
          <w:sz w:val="24"/>
          <w:lang w:val="es-ES_tradnl"/>
        </w:rPr>
        <w:t>literacy</w:t>
      </w:r>
      <w:proofErr w:type="spellEnd"/>
      <w:r w:rsidRPr="00797958">
        <w:rPr>
          <w:rFonts w:ascii="Times New Roman" w:eastAsia="Times New Roman" w:hAnsi="Times New Roman" w:cs="Times New Roman"/>
          <w:sz w:val="24"/>
          <w:lang w:val="es-ES_tradnl"/>
        </w:rPr>
        <w:t xml:space="preserve"> en inglés). En el 2012, </w:t>
      </w:r>
      <w:r w:rsidR="003E308E" w:rsidRPr="00797958">
        <w:rPr>
          <w:rFonts w:ascii="Times New Roman" w:eastAsia="Times New Roman" w:hAnsi="Times New Roman" w:cs="Times New Roman"/>
          <w:sz w:val="24"/>
          <w:lang w:val="es-ES_tradnl"/>
        </w:rPr>
        <w:t>científicos</w:t>
      </w:r>
      <w:r w:rsidRPr="00797958">
        <w:rPr>
          <w:rFonts w:ascii="Times New Roman" w:eastAsia="Times New Roman" w:hAnsi="Times New Roman" w:cs="Times New Roman"/>
          <w:sz w:val="24"/>
          <w:lang w:val="es-ES_tradnl"/>
        </w:rPr>
        <w:t xml:space="preserve"> del proyecto </w:t>
      </w:r>
      <w:proofErr w:type="spellStart"/>
      <w:r w:rsidRPr="00797958">
        <w:rPr>
          <w:rFonts w:ascii="Times New Roman" w:eastAsia="Times New Roman" w:hAnsi="Times New Roman" w:cs="Times New Roman"/>
          <w:sz w:val="24"/>
          <w:lang w:val="es-ES_tradnl"/>
        </w:rPr>
        <w:t>ENCODE</w:t>
      </w:r>
      <w:proofErr w:type="spellEnd"/>
      <w:r w:rsidRPr="00797958">
        <w:rPr>
          <w:rFonts w:ascii="Times New Roman" w:eastAsia="Times New Roman" w:hAnsi="Times New Roman" w:cs="Times New Roman"/>
          <w:sz w:val="24"/>
          <w:lang w:val="es-ES_tradnl"/>
        </w:rPr>
        <w:t xml:space="preserve"> </w:t>
      </w:r>
      <w:r w:rsidR="005D1CE2" w:rsidRPr="005D1CE2">
        <w:rPr>
          <w:rFonts w:ascii="Times New Roman" w:eastAsia="Times New Roman" w:hAnsi="Times New Roman" w:cs="Times New Roman"/>
          <w:sz w:val="24"/>
          <w:lang w:val="es-ES_tradnl"/>
        </w:rPr>
        <w:t>proponía</w:t>
      </w:r>
      <w:r w:rsidRPr="00797958">
        <w:rPr>
          <w:rFonts w:ascii="Times New Roman" w:eastAsia="Times New Roman" w:hAnsi="Times New Roman" w:cs="Times New Roman"/>
          <w:sz w:val="24"/>
          <w:lang w:val="es-ES_tradnl"/>
        </w:rPr>
        <w:t xml:space="preserve"> que el ADN basura si cumple una funcionalidad pues entendieron que el 80% del genoma humano tiene un propósito bioquímico</w:t>
      </w:r>
      <w:r w:rsidR="00832636" w:rsidRPr="00797958">
        <w:rPr>
          <w:rFonts w:ascii="Times New Roman" w:eastAsia="Times New Roman" w:hAnsi="Times New Roman" w:cs="Times New Roman"/>
          <w:sz w:val="24"/>
          <w:lang w:val="es-ES_tradnl"/>
        </w:rPr>
        <w:t xml:space="preserve"> </w:t>
      </w:r>
      <w:sdt>
        <w:sdtPr>
          <w:rPr>
            <w:rFonts w:ascii="Times New Roman" w:eastAsia="Times New Roman" w:hAnsi="Times New Roman" w:cs="Times New Roman"/>
            <w:sz w:val="24"/>
            <w:lang w:val="es-ES_tradnl"/>
          </w:rPr>
          <w:id w:val="-1658834328"/>
          <w:citation/>
        </w:sdtPr>
        <w:sdtEndPr/>
        <w:sdtContent>
          <w:r w:rsidR="00832636" w:rsidRPr="00797958">
            <w:rPr>
              <w:rFonts w:ascii="Times New Roman" w:eastAsia="Times New Roman" w:hAnsi="Times New Roman" w:cs="Times New Roman"/>
              <w:sz w:val="24"/>
              <w:lang w:val="es-ES_tradnl"/>
            </w:rPr>
            <w:fldChar w:fldCharType="begin"/>
          </w:r>
          <w:r w:rsidR="00832636" w:rsidRPr="00797958">
            <w:rPr>
              <w:rFonts w:ascii="Times New Roman" w:eastAsia="Times New Roman" w:hAnsi="Times New Roman" w:cs="Times New Roman"/>
              <w:sz w:val="24"/>
              <w:lang w:val="es-ES_tradnl"/>
            </w:rPr>
            <w:instrText xml:space="preserve">CITATION SciAA \l 1033 </w:instrText>
          </w:r>
          <w:r w:rsidR="00832636"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(Pennisi, 2012)</w:t>
          </w:r>
          <w:r w:rsidR="00832636" w:rsidRPr="00797958">
            <w:rPr>
              <w:rFonts w:ascii="Times New Roman" w:eastAsia="Times New Roman" w:hAnsi="Times New Roman" w:cs="Times New Roman"/>
              <w:sz w:val="24"/>
              <w:lang w:val="es-ES_tradnl"/>
            </w:rPr>
            <w:fldChar w:fldCharType="end"/>
          </w:r>
        </w:sdtContent>
      </w:sdt>
      <w:r w:rsidR="00832636" w:rsidRPr="00797958">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sz w:val="24"/>
          <w:highlight w:val="white"/>
          <w:lang w:val="es-ES_tradnl"/>
        </w:rPr>
        <w:t>Por otro lado, la a</w:t>
      </w:r>
      <w:r w:rsidRPr="00797958">
        <w:rPr>
          <w:rFonts w:ascii="Times New Roman" w:eastAsia="Times New Roman" w:hAnsi="Times New Roman" w:cs="Times New Roman"/>
          <w:sz w:val="24"/>
          <w:lang w:val="es-ES_tradnl"/>
        </w:rPr>
        <w:t>lfabetización visual es “</w:t>
      </w:r>
      <w:r w:rsidRPr="00797958">
        <w:rPr>
          <w:rFonts w:ascii="Times New Roman" w:eastAsia="Times New Roman" w:hAnsi="Times New Roman" w:cs="Times New Roman"/>
          <w:color w:val="212121"/>
          <w:sz w:val="24"/>
          <w:highlight w:val="white"/>
          <w:lang w:val="es-ES_tradnl"/>
        </w:rPr>
        <w:t>la habilidad de decodificar e interpretar mensajes visuales y codificar y componer las comunicaciones visuales significativas”</w:t>
      </w:r>
      <w:r w:rsidR="00832636" w:rsidRPr="00797958">
        <w:rPr>
          <w:rFonts w:ascii="Times New Roman" w:eastAsia="Times New Roman" w:hAnsi="Times New Roman" w:cs="Times New Roman"/>
          <w:color w:val="212121"/>
          <w:sz w:val="24"/>
          <w:highlight w:val="white"/>
          <w:lang w:val="es-ES_tradnl"/>
        </w:rPr>
        <w:t xml:space="preserve"> </w:t>
      </w:r>
      <w:sdt>
        <w:sdtPr>
          <w:rPr>
            <w:rFonts w:ascii="Times New Roman" w:eastAsia="Times New Roman" w:hAnsi="Times New Roman" w:cs="Times New Roman"/>
            <w:color w:val="212121"/>
            <w:sz w:val="24"/>
            <w:highlight w:val="white"/>
            <w:lang w:val="es-ES_tradnl"/>
          </w:rPr>
          <w:id w:val="-928421231"/>
          <w:citation/>
        </w:sdtPr>
        <w:sdtEndPr/>
        <w:sdtContent>
          <w:r w:rsidR="00832636" w:rsidRPr="00797958">
            <w:rPr>
              <w:rFonts w:ascii="Times New Roman" w:eastAsia="Times New Roman" w:hAnsi="Times New Roman" w:cs="Times New Roman"/>
              <w:color w:val="212121"/>
              <w:sz w:val="24"/>
              <w:highlight w:val="white"/>
              <w:lang w:val="es-ES_tradnl"/>
            </w:rPr>
            <w:fldChar w:fldCharType="begin"/>
          </w:r>
          <w:r w:rsidR="00832636" w:rsidRPr="00797958">
            <w:rPr>
              <w:rFonts w:ascii="Times New Roman" w:eastAsia="Times New Roman" w:hAnsi="Times New Roman" w:cs="Times New Roman"/>
              <w:color w:val="212121"/>
              <w:sz w:val="24"/>
              <w:highlight w:val="white"/>
              <w:lang w:val="es-ES_tradnl"/>
            </w:rPr>
            <w:instrText xml:space="preserve"> CITATION Met06 \l 1033 </w:instrText>
          </w:r>
          <w:r w:rsidR="00832636" w:rsidRPr="00797958">
            <w:rPr>
              <w:rFonts w:ascii="Times New Roman" w:eastAsia="Times New Roman" w:hAnsi="Times New Roman" w:cs="Times New Roman"/>
              <w:color w:val="212121"/>
              <w:sz w:val="24"/>
              <w:highlight w:val="white"/>
              <w:lang w:val="es-ES_tradnl"/>
            </w:rPr>
            <w:fldChar w:fldCharType="separate"/>
          </w:r>
          <w:r w:rsidR="004E4841" w:rsidRPr="00797958">
            <w:rPr>
              <w:rFonts w:ascii="Times New Roman" w:eastAsia="Times New Roman" w:hAnsi="Times New Roman" w:cs="Times New Roman"/>
              <w:noProof/>
              <w:color w:val="212121"/>
              <w:sz w:val="24"/>
              <w:highlight w:val="white"/>
              <w:lang w:val="es-ES_tradnl"/>
            </w:rPr>
            <w:t>(Metros &amp; Dehoney, 2006)</w:t>
          </w:r>
          <w:r w:rsidR="00832636" w:rsidRPr="00797958">
            <w:rPr>
              <w:rFonts w:ascii="Times New Roman" w:eastAsia="Times New Roman" w:hAnsi="Times New Roman" w:cs="Times New Roman"/>
              <w:color w:val="212121"/>
              <w:sz w:val="24"/>
              <w:highlight w:val="white"/>
              <w:lang w:val="es-ES_tradnl"/>
            </w:rPr>
            <w:fldChar w:fldCharType="end"/>
          </w:r>
        </w:sdtContent>
      </w:sdt>
      <w:r w:rsidR="00832636" w:rsidRPr="00797958">
        <w:rPr>
          <w:rFonts w:ascii="Times New Roman" w:eastAsia="Times New Roman" w:hAnsi="Times New Roman" w:cs="Times New Roman"/>
          <w:color w:val="212121"/>
          <w:sz w:val="24"/>
          <w:highlight w:val="white"/>
          <w:lang w:val="es-ES_tradnl"/>
        </w:rPr>
        <w:t xml:space="preserve">. </w:t>
      </w:r>
      <w:r w:rsidRPr="00797958">
        <w:rPr>
          <w:rFonts w:ascii="Times New Roman" w:eastAsia="Times New Roman" w:hAnsi="Times New Roman" w:cs="Times New Roman"/>
          <w:sz w:val="24"/>
          <w:highlight w:val="white"/>
          <w:lang w:val="es-ES_tradnl"/>
        </w:rPr>
        <w:t>Entonces la dificultad de aclarar el misterio del genoma, especialmente del genoma humano, está en el hecho de que no hay formas efectivas que aprovechen las habilidades humanas para ver, analizar y comprender la información. A causa de esto</w:t>
      </w:r>
      <w:r w:rsidRPr="00797958">
        <w:rPr>
          <w:rFonts w:ascii="Times New Roman" w:eastAsia="Times New Roman" w:hAnsi="Times New Roman" w:cs="Times New Roman"/>
          <w:color w:val="212121"/>
          <w:sz w:val="24"/>
          <w:highlight w:val="white"/>
          <w:lang w:val="es-ES_tradnl"/>
        </w:rPr>
        <w:t>, la transformación de variables biológicas intrínsecas del genoma como sesgos de k-mer</w:t>
      </w:r>
      <w:ins w:id="12" w:author="Alejandro Reyes" w:date="2015-05-08T12:55:00Z">
        <w:r w:rsidR="008527C0">
          <w:rPr>
            <w:rFonts w:ascii="Times New Roman" w:eastAsia="Times New Roman" w:hAnsi="Times New Roman" w:cs="Times New Roman"/>
            <w:color w:val="212121"/>
            <w:sz w:val="24"/>
            <w:highlight w:val="white"/>
            <w:lang w:val="es-ES_tradnl"/>
          </w:rPr>
          <w:t>o</w:t>
        </w:r>
      </w:ins>
      <w:r w:rsidRPr="00797958">
        <w:rPr>
          <w:rFonts w:ascii="Times New Roman" w:eastAsia="Times New Roman" w:hAnsi="Times New Roman" w:cs="Times New Roman"/>
          <w:color w:val="212121"/>
          <w:sz w:val="24"/>
          <w:highlight w:val="white"/>
          <w:lang w:val="es-ES_tradnl"/>
        </w:rPr>
        <w:t xml:space="preserve">s a una representación visual como una imagen ultra </w:t>
      </w:r>
      <w:proofErr w:type="spellStart"/>
      <w:r w:rsidRPr="00797958">
        <w:rPr>
          <w:rFonts w:ascii="Times New Roman" w:eastAsia="Times New Roman" w:hAnsi="Times New Roman" w:cs="Times New Roman"/>
          <w:color w:val="212121"/>
          <w:sz w:val="24"/>
          <w:highlight w:val="white"/>
          <w:lang w:val="es-ES_tradnl"/>
        </w:rPr>
        <w:t>HD</w:t>
      </w:r>
      <w:proofErr w:type="spellEnd"/>
      <w:r w:rsidRPr="00797958">
        <w:rPr>
          <w:rFonts w:ascii="Times New Roman" w:eastAsia="Times New Roman" w:hAnsi="Times New Roman" w:cs="Times New Roman"/>
          <w:color w:val="212121"/>
          <w:sz w:val="24"/>
          <w:highlight w:val="white"/>
          <w:lang w:val="es-ES_tradnl"/>
        </w:rPr>
        <w:t xml:space="preserve"> (imagen con 4 a 16 veces el número pixeles del formato Full </w:t>
      </w:r>
      <w:proofErr w:type="spellStart"/>
      <w:r w:rsidRPr="00797958">
        <w:rPr>
          <w:rFonts w:ascii="Times New Roman" w:eastAsia="Times New Roman" w:hAnsi="Times New Roman" w:cs="Times New Roman"/>
          <w:color w:val="212121"/>
          <w:sz w:val="24"/>
          <w:highlight w:val="white"/>
          <w:lang w:val="es-ES_tradnl"/>
        </w:rPr>
        <w:t>HD</w:t>
      </w:r>
      <w:proofErr w:type="spellEnd"/>
      <w:r w:rsidRPr="00797958">
        <w:rPr>
          <w:rFonts w:ascii="Times New Roman" w:eastAsia="Times New Roman" w:hAnsi="Times New Roman" w:cs="Times New Roman"/>
          <w:color w:val="212121"/>
          <w:sz w:val="24"/>
          <w:highlight w:val="white"/>
          <w:lang w:val="es-ES_tradnl"/>
        </w:rPr>
        <w:t xml:space="preserve"> actual), es una opción con un alto impacto científico. En otras palabras, si se transforma cada 400 nucleótidos del genoma humano en 1 pixel, en una sola imagen podríamos ver, dibujar y colorear todo lo que somos, nuestras secuencias codificantes y no codificantes, repeticiones, </w:t>
      </w:r>
      <w:r w:rsidR="005D1CE2" w:rsidRPr="00797958">
        <w:rPr>
          <w:rFonts w:ascii="Times New Roman" w:eastAsia="Times New Roman" w:hAnsi="Times New Roman" w:cs="Times New Roman"/>
          <w:color w:val="212121"/>
          <w:sz w:val="24"/>
          <w:highlight w:val="white"/>
          <w:lang w:val="es-ES_tradnl"/>
        </w:rPr>
        <w:t>centrómeros</w:t>
      </w:r>
      <w:r w:rsidRPr="00797958">
        <w:rPr>
          <w:rFonts w:ascii="Times New Roman" w:eastAsia="Times New Roman" w:hAnsi="Times New Roman" w:cs="Times New Roman"/>
          <w:color w:val="212121"/>
          <w:sz w:val="24"/>
          <w:highlight w:val="white"/>
          <w:lang w:val="es-ES_tradnl"/>
        </w:rPr>
        <w:t xml:space="preserve">, </w:t>
      </w:r>
      <w:proofErr w:type="spellStart"/>
      <w:r w:rsidRPr="00797958">
        <w:rPr>
          <w:rFonts w:ascii="Times New Roman" w:eastAsia="Times New Roman" w:hAnsi="Times New Roman" w:cs="Times New Roman"/>
          <w:color w:val="212121"/>
          <w:sz w:val="24"/>
          <w:highlight w:val="white"/>
          <w:lang w:val="es-ES_tradnl"/>
        </w:rPr>
        <w:t>te</w:t>
      </w:r>
      <w:r w:rsidR="005D1CE2">
        <w:rPr>
          <w:rFonts w:ascii="Times New Roman" w:eastAsia="Times New Roman" w:hAnsi="Times New Roman" w:cs="Times New Roman"/>
          <w:color w:val="212121"/>
          <w:sz w:val="24"/>
          <w:highlight w:val="white"/>
          <w:lang w:val="es-ES_tradnl"/>
        </w:rPr>
        <w:t>ló</w:t>
      </w:r>
      <w:r w:rsidRPr="00797958">
        <w:rPr>
          <w:rFonts w:ascii="Times New Roman" w:eastAsia="Times New Roman" w:hAnsi="Times New Roman" w:cs="Times New Roman"/>
          <w:color w:val="212121"/>
          <w:sz w:val="24"/>
          <w:highlight w:val="white"/>
          <w:lang w:val="es-ES_tradnl"/>
        </w:rPr>
        <w:t>meros</w:t>
      </w:r>
      <w:proofErr w:type="spellEnd"/>
      <w:r w:rsidRPr="00797958">
        <w:rPr>
          <w:rFonts w:ascii="Times New Roman" w:eastAsia="Times New Roman" w:hAnsi="Times New Roman" w:cs="Times New Roman"/>
          <w:color w:val="212121"/>
          <w:sz w:val="24"/>
          <w:highlight w:val="white"/>
          <w:lang w:val="es-ES_tradnl"/>
        </w:rPr>
        <w:t xml:space="preserve">, entre otras, para finalmente tener una fotografía del ADN humano en </w:t>
      </w:r>
      <w:proofErr w:type="spellStart"/>
      <w:r w:rsidRPr="00797958">
        <w:rPr>
          <w:rFonts w:ascii="Times New Roman" w:eastAsia="Times New Roman" w:hAnsi="Times New Roman" w:cs="Times New Roman"/>
          <w:color w:val="212121"/>
          <w:sz w:val="24"/>
          <w:highlight w:val="white"/>
          <w:lang w:val="es-ES_tradnl"/>
        </w:rPr>
        <w:t>HD</w:t>
      </w:r>
      <w:proofErr w:type="spellEnd"/>
      <w:r w:rsidRPr="00797958">
        <w:rPr>
          <w:rFonts w:ascii="Times New Roman" w:eastAsia="Times New Roman" w:hAnsi="Times New Roman" w:cs="Times New Roman"/>
          <w:color w:val="212121"/>
          <w:sz w:val="24"/>
          <w:highlight w:val="white"/>
          <w:lang w:val="es-ES_tradnl"/>
        </w:rPr>
        <w:t xml:space="preserve">. </w:t>
      </w:r>
    </w:p>
    <w:p w14:paraId="7E632237" w14:textId="1EDE5771" w:rsidR="008D48B1" w:rsidRPr="00797958" w:rsidRDefault="008D48B1" w:rsidP="008D48B1">
      <w:pPr>
        <w:pStyle w:val="normal0"/>
        <w:spacing w:line="273" w:lineRule="auto"/>
        <w:jc w:val="both"/>
        <w:rPr>
          <w:rFonts w:ascii="Times New Roman" w:eastAsia="Times New Roman" w:hAnsi="Times New Roman" w:cs="Times New Roman"/>
          <w:color w:val="212121"/>
          <w:sz w:val="24"/>
          <w:highlight w:val="white"/>
          <w:lang w:val="es-ES_tradnl"/>
        </w:rPr>
      </w:pPr>
    </w:p>
    <w:p w14:paraId="52CD5F05" w14:textId="77777777" w:rsidR="00832636" w:rsidRPr="00797958" w:rsidRDefault="00832636" w:rsidP="008D48B1">
      <w:pPr>
        <w:pStyle w:val="normal0"/>
        <w:spacing w:line="273" w:lineRule="auto"/>
        <w:jc w:val="both"/>
        <w:rPr>
          <w:rFonts w:ascii="Times New Roman" w:eastAsia="Times New Roman" w:hAnsi="Times New Roman" w:cs="Times New Roman"/>
          <w:color w:val="212121"/>
          <w:sz w:val="24"/>
          <w:lang w:val="es-ES_tradnl"/>
        </w:rPr>
      </w:pPr>
    </w:p>
    <w:p w14:paraId="2BC31BE8" w14:textId="77777777" w:rsidR="00832636" w:rsidRPr="00797958" w:rsidRDefault="00832636" w:rsidP="008D48B1">
      <w:pPr>
        <w:pStyle w:val="normal0"/>
        <w:spacing w:line="273" w:lineRule="auto"/>
        <w:jc w:val="both"/>
        <w:rPr>
          <w:lang w:val="es-ES_tradnl"/>
        </w:rPr>
      </w:pPr>
    </w:p>
    <w:p w14:paraId="161CB80E" w14:textId="433A51F0" w:rsidR="00FD55D0" w:rsidRPr="00797958" w:rsidRDefault="00FD55D0">
      <w:pPr>
        <w:pStyle w:val="normal0"/>
        <w:jc w:val="both"/>
        <w:rPr>
          <w:lang w:val="es-ES_tradnl"/>
        </w:rPr>
      </w:pPr>
    </w:p>
    <w:p w14:paraId="2F663E67" w14:textId="77777777" w:rsidR="008D48B1" w:rsidRPr="00797958" w:rsidRDefault="008D48B1">
      <w:pPr>
        <w:pStyle w:val="normal0"/>
        <w:jc w:val="both"/>
        <w:rPr>
          <w:lang w:val="es-ES_tradnl"/>
        </w:rPr>
      </w:pPr>
    </w:p>
    <w:p w14:paraId="72E94646" w14:textId="77777777" w:rsidR="004E7D63" w:rsidRPr="00797958" w:rsidRDefault="00092082">
      <w:pPr>
        <w:pStyle w:val="normal0"/>
        <w:jc w:val="both"/>
        <w:rPr>
          <w:lang w:val="es-ES_tradnl"/>
        </w:rPr>
      </w:pPr>
      <w:r w:rsidRPr="004E16B9">
        <w:rPr>
          <w:rFonts w:ascii="Times New Roman" w:eastAsia="Times New Roman" w:hAnsi="Times New Roman" w:cs="Times New Roman"/>
          <w:b/>
          <w:sz w:val="24"/>
          <w:lang w:val="es-ES_tradnl"/>
        </w:rPr>
        <w:lastRenderedPageBreak/>
        <w:t>Objetivo General</w:t>
      </w:r>
    </w:p>
    <w:p w14:paraId="7A39E722" w14:textId="77777777" w:rsidR="004E7D63" w:rsidRPr="00797958" w:rsidRDefault="004E7D63">
      <w:pPr>
        <w:pStyle w:val="normal0"/>
        <w:jc w:val="both"/>
        <w:rPr>
          <w:lang w:val="es-ES_tradnl"/>
        </w:rPr>
      </w:pPr>
    </w:p>
    <w:p w14:paraId="1A64FF5C" w14:textId="48D1E0AA" w:rsidR="004E7D63" w:rsidRPr="00797958" w:rsidRDefault="00092082">
      <w:pPr>
        <w:pStyle w:val="normal0"/>
        <w:numPr>
          <w:ilvl w:val="0"/>
          <w:numId w:val="1"/>
        </w:numPr>
        <w:ind w:hanging="360"/>
        <w:contextualSpacing/>
        <w:jc w:val="both"/>
        <w:rPr>
          <w:rFonts w:ascii="Times New Roman" w:eastAsia="Times New Roman" w:hAnsi="Times New Roman" w:cs="Times New Roman"/>
          <w:sz w:val="24"/>
          <w:lang w:val="es-ES_tradnl"/>
        </w:rPr>
      </w:pPr>
      <w:r w:rsidRPr="00797958">
        <w:rPr>
          <w:rFonts w:ascii="Times New Roman" w:eastAsia="Times New Roman" w:hAnsi="Times New Roman" w:cs="Times New Roman"/>
          <w:sz w:val="24"/>
          <w:lang w:val="es-ES_tradnl"/>
        </w:rPr>
        <w:t xml:space="preserve">Generar una función </w:t>
      </w:r>
      <w:r w:rsidR="00AC7866" w:rsidRPr="00797958">
        <w:rPr>
          <w:rFonts w:ascii="Times New Roman" w:eastAsia="Times New Roman" w:hAnsi="Times New Roman" w:cs="Times New Roman"/>
          <w:sz w:val="24"/>
          <w:lang w:val="es-ES_tradnl"/>
        </w:rPr>
        <w:t>que tome como datos de entrada información</w:t>
      </w:r>
      <w:r w:rsidRPr="00797958">
        <w:rPr>
          <w:rFonts w:ascii="Times New Roman" w:eastAsia="Times New Roman" w:hAnsi="Times New Roman" w:cs="Times New Roman"/>
          <w:sz w:val="24"/>
          <w:lang w:val="es-ES_tradnl"/>
        </w:rPr>
        <w:t xml:space="preserve"> </w:t>
      </w:r>
      <w:r w:rsidR="00AC7866" w:rsidRPr="00797958">
        <w:rPr>
          <w:rFonts w:ascii="Times New Roman" w:eastAsia="Times New Roman" w:hAnsi="Times New Roman" w:cs="Times New Roman"/>
          <w:sz w:val="24"/>
          <w:lang w:val="es-ES_tradnl"/>
        </w:rPr>
        <w:t xml:space="preserve">basada </w:t>
      </w:r>
      <w:r w:rsidRPr="00797958">
        <w:rPr>
          <w:rFonts w:ascii="Times New Roman" w:eastAsia="Times New Roman" w:hAnsi="Times New Roman" w:cs="Times New Roman"/>
          <w:sz w:val="24"/>
          <w:lang w:val="es-ES_tradnl"/>
        </w:rPr>
        <w:t xml:space="preserve">en variables de composición biológica </w:t>
      </w:r>
      <w:r w:rsidR="00AC7866" w:rsidRPr="00797958">
        <w:rPr>
          <w:rFonts w:ascii="Times New Roman" w:eastAsia="Times New Roman" w:hAnsi="Times New Roman" w:cs="Times New Roman"/>
          <w:sz w:val="24"/>
          <w:lang w:val="es-ES_tradnl"/>
        </w:rPr>
        <w:t xml:space="preserve">a lo largo </w:t>
      </w:r>
      <w:r w:rsidRPr="00797958">
        <w:rPr>
          <w:rFonts w:ascii="Times New Roman" w:eastAsia="Times New Roman" w:hAnsi="Times New Roman" w:cs="Times New Roman"/>
          <w:sz w:val="24"/>
          <w:lang w:val="es-ES_tradnl"/>
        </w:rPr>
        <w:t xml:space="preserve">del genoma </w:t>
      </w:r>
      <w:r w:rsidR="00AC7866" w:rsidRPr="00797958">
        <w:rPr>
          <w:rFonts w:ascii="Times New Roman" w:eastAsia="Times New Roman" w:hAnsi="Times New Roman" w:cs="Times New Roman"/>
          <w:sz w:val="24"/>
          <w:lang w:val="es-ES_tradnl"/>
        </w:rPr>
        <w:t xml:space="preserve">retornando una imagen que sea específica para el genoma pero permita visualmente identificar características propias del </w:t>
      </w:r>
      <w:del w:id="13" w:author="Alejandro Reyes" w:date="2015-05-08T12:52:00Z">
        <w:r w:rsidR="00AC7866" w:rsidRPr="00797958" w:rsidDel="008527C0">
          <w:rPr>
            <w:rFonts w:ascii="Times New Roman" w:eastAsia="Times New Roman" w:hAnsi="Times New Roman" w:cs="Times New Roman"/>
            <w:sz w:val="24"/>
            <w:lang w:val="es-ES_tradnl"/>
          </w:rPr>
          <w:delText xml:space="preserve">genoma </w:delText>
        </w:r>
      </w:del>
      <w:ins w:id="14" w:author="Alejandro Reyes" w:date="2015-05-08T12:52:00Z">
        <w:r w:rsidR="008527C0">
          <w:rPr>
            <w:rFonts w:ascii="Times New Roman" w:eastAsia="Times New Roman" w:hAnsi="Times New Roman" w:cs="Times New Roman"/>
            <w:sz w:val="24"/>
            <w:lang w:val="es-ES_tradnl"/>
          </w:rPr>
          <w:t>mismo</w:t>
        </w:r>
        <w:r w:rsidR="008527C0" w:rsidRPr="00797958">
          <w:rPr>
            <w:rFonts w:ascii="Times New Roman" w:eastAsia="Times New Roman" w:hAnsi="Times New Roman" w:cs="Times New Roman"/>
            <w:sz w:val="24"/>
            <w:lang w:val="es-ES_tradnl"/>
          </w:rPr>
          <w:t xml:space="preserve"> </w:t>
        </w:r>
      </w:ins>
      <w:r w:rsidR="00AC7866" w:rsidRPr="00797958">
        <w:rPr>
          <w:rFonts w:ascii="Times New Roman" w:eastAsia="Times New Roman" w:hAnsi="Times New Roman" w:cs="Times New Roman"/>
          <w:sz w:val="24"/>
          <w:lang w:val="es-ES_tradnl"/>
        </w:rPr>
        <w:t>y su similitud con otros genomas relacionados.</w:t>
      </w:r>
    </w:p>
    <w:p w14:paraId="2FA53794" w14:textId="77777777" w:rsidR="004E7D63" w:rsidRPr="00797958" w:rsidRDefault="004E7D63">
      <w:pPr>
        <w:pStyle w:val="normal0"/>
        <w:jc w:val="both"/>
        <w:rPr>
          <w:lang w:val="es-ES_tradnl"/>
        </w:rPr>
      </w:pPr>
    </w:p>
    <w:p w14:paraId="7051E35B" w14:textId="77777777" w:rsidR="004E7D63" w:rsidRPr="00797958" w:rsidRDefault="00092082">
      <w:pPr>
        <w:pStyle w:val="normal0"/>
        <w:jc w:val="both"/>
        <w:rPr>
          <w:lang w:val="es-ES_tradnl"/>
        </w:rPr>
      </w:pPr>
      <w:r w:rsidRPr="00797958">
        <w:rPr>
          <w:rFonts w:ascii="Times New Roman" w:eastAsia="Times New Roman" w:hAnsi="Times New Roman" w:cs="Times New Roman"/>
          <w:b/>
          <w:sz w:val="24"/>
          <w:lang w:val="es-ES_tradnl"/>
        </w:rPr>
        <w:t>Objetivos específicos</w:t>
      </w:r>
    </w:p>
    <w:p w14:paraId="108C1BEA" w14:textId="77777777" w:rsidR="004E7D63" w:rsidRPr="00797958" w:rsidRDefault="004E7D63">
      <w:pPr>
        <w:pStyle w:val="normal0"/>
        <w:jc w:val="both"/>
        <w:rPr>
          <w:lang w:val="es-ES_tradnl"/>
        </w:rPr>
      </w:pPr>
    </w:p>
    <w:p w14:paraId="6A178B3D" w14:textId="3600A78D" w:rsidR="004E7D63" w:rsidRPr="00797958" w:rsidRDefault="00092082">
      <w:pPr>
        <w:pStyle w:val="normal0"/>
        <w:numPr>
          <w:ilvl w:val="0"/>
          <w:numId w:val="3"/>
        </w:numPr>
        <w:ind w:hanging="360"/>
        <w:contextualSpacing/>
        <w:jc w:val="both"/>
        <w:rPr>
          <w:rFonts w:ascii="Times New Roman" w:eastAsia="Times New Roman" w:hAnsi="Times New Roman" w:cs="Times New Roman"/>
          <w:sz w:val="24"/>
          <w:lang w:val="es-ES_tradnl"/>
        </w:rPr>
      </w:pPr>
      <w:r w:rsidRPr="00797958">
        <w:rPr>
          <w:rFonts w:ascii="Times New Roman" w:eastAsia="Times New Roman" w:hAnsi="Times New Roman" w:cs="Times New Roman"/>
          <w:sz w:val="24"/>
          <w:lang w:val="es-ES_tradnl"/>
        </w:rPr>
        <w:t>Facilitar la comparación de genomas de acuerdo a las representaciones gráficas basadas en sesgos de k-mer</w:t>
      </w:r>
      <w:ins w:id="15" w:author="Alejandro Reyes" w:date="2015-05-08T12:55: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s</w:t>
      </w:r>
    </w:p>
    <w:p w14:paraId="24459BF2" w14:textId="5BC5FD48" w:rsidR="004E7D63" w:rsidRPr="00797958" w:rsidRDefault="00092082">
      <w:pPr>
        <w:pStyle w:val="normal0"/>
        <w:numPr>
          <w:ilvl w:val="0"/>
          <w:numId w:val="3"/>
        </w:numPr>
        <w:ind w:hanging="360"/>
        <w:contextualSpacing/>
        <w:jc w:val="both"/>
        <w:rPr>
          <w:rFonts w:ascii="Times New Roman" w:eastAsia="Times New Roman" w:hAnsi="Times New Roman" w:cs="Times New Roman"/>
          <w:sz w:val="24"/>
          <w:lang w:val="es-ES_tradnl"/>
        </w:rPr>
      </w:pPr>
      <w:r w:rsidRPr="00797958">
        <w:rPr>
          <w:rFonts w:ascii="Times New Roman" w:eastAsia="Times New Roman" w:hAnsi="Times New Roman" w:cs="Times New Roman"/>
          <w:sz w:val="24"/>
          <w:lang w:val="es-ES_tradnl"/>
        </w:rPr>
        <w:t xml:space="preserve">Estudiar la posibilidad de la correlación entre distancias de </w:t>
      </w:r>
      <w:del w:id="16" w:author="Alejandro Reyes" w:date="2015-05-08T12:55:00Z">
        <w:r w:rsidRPr="00797958" w:rsidDel="008527C0">
          <w:rPr>
            <w:rFonts w:ascii="Times New Roman" w:eastAsia="Times New Roman" w:hAnsi="Times New Roman" w:cs="Times New Roman"/>
            <w:sz w:val="24"/>
            <w:lang w:val="es-ES_tradnl"/>
          </w:rPr>
          <w:delText>clusters</w:delText>
        </w:r>
      </w:del>
      <w:ins w:id="17" w:author="Alejandro Reyes" w:date="2015-05-08T12:55:00Z">
        <w:r w:rsidR="008527C0" w:rsidRPr="00797958">
          <w:rPr>
            <w:rFonts w:ascii="Times New Roman" w:eastAsia="Times New Roman" w:hAnsi="Times New Roman" w:cs="Times New Roman"/>
            <w:sz w:val="24"/>
            <w:lang w:val="es-ES_tradnl"/>
          </w:rPr>
          <w:t>clústeres</w:t>
        </w:r>
      </w:ins>
      <w:r w:rsidRPr="00797958">
        <w:rPr>
          <w:rFonts w:ascii="Times New Roman" w:eastAsia="Times New Roman" w:hAnsi="Times New Roman" w:cs="Times New Roman"/>
          <w:sz w:val="24"/>
          <w:lang w:val="es-ES_tradnl"/>
        </w:rPr>
        <w:t xml:space="preserve"> con distancias filogenéticas de acuerdo a la organización final de los datos</w:t>
      </w:r>
    </w:p>
    <w:p w14:paraId="5D8067A5" w14:textId="77777777" w:rsidR="004E7D63" w:rsidRPr="00797958" w:rsidRDefault="004E7D63">
      <w:pPr>
        <w:pStyle w:val="normal0"/>
        <w:jc w:val="both"/>
        <w:rPr>
          <w:lang w:val="es-ES_tradnl"/>
        </w:rPr>
      </w:pPr>
    </w:p>
    <w:p w14:paraId="1C434E88" w14:textId="77777777" w:rsidR="004E7D63" w:rsidRPr="00797958" w:rsidRDefault="00092082">
      <w:pPr>
        <w:pStyle w:val="normal0"/>
        <w:jc w:val="both"/>
        <w:rPr>
          <w:lang w:val="es-ES_tradnl"/>
        </w:rPr>
      </w:pPr>
      <w:r w:rsidRPr="00797958">
        <w:rPr>
          <w:rFonts w:ascii="Times New Roman" w:eastAsia="Times New Roman" w:hAnsi="Times New Roman" w:cs="Times New Roman"/>
          <w:b/>
          <w:sz w:val="24"/>
          <w:lang w:val="es-ES_tradnl"/>
        </w:rPr>
        <w:t xml:space="preserve">Metodología </w:t>
      </w:r>
    </w:p>
    <w:p w14:paraId="5D28833B" w14:textId="0CEDDAE8" w:rsidR="004E7D63" w:rsidRPr="00797958" w:rsidRDefault="004E7D63">
      <w:pPr>
        <w:pStyle w:val="normal0"/>
        <w:jc w:val="both"/>
        <w:rPr>
          <w:lang w:val="es-ES_tradnl"/>
        </w:rPr>
      </w:pPr>
    </w:p>
    <w:p w14:paraId="4942A066" w14:textId="2A9CE806" w:rsidR="004E7D63" w:rsidRPr="00797958" w:rsidRDefault="00832636">
      <w:pPr>
        <w:pStyle w:val="normal0"/>
        <w:jc w:val="both"/>
        <w:rPr>
          <w:lang w:val="es-ES_tradnl"/>
        </w:rPr>
      </w:pPr>
      <w:r w:rsidRPr="00797958">
        <w:rPr>
          <w:noProof/>
        </w:rPr>
        <mc:AlternateContent>
          <mc:Choice Requires="wpg">
            <w:drawing>
              <wp:anchor distT="0" distB="0" distL="114300" distR="114300" simplePos="0" relativeHeight="251666432" behindDoc="0" locked="0" layoutInCell="1" allowOverlap="1" wp14:anchorId="1BC6D89E" wp14:editId="64FE37D4">
                <wp:simplePos x="0" y="0"/>
                <wp:positionH relativeFrom="column">
                  <wp:posOffset>1600200</wp:posOffset>
                </wp:positionH>
                <wp:positionV relativeFrom="paragraph">
                  <wp:posOffset>59690</wp:posOffset>
                </wp:positionV>
                <wp:extent cx="2857500" cy="4914900"/>
                <wp:effectExtent l="0" t="0" r="12700" b="12700"/>
                <wp:wrapSquare wrapText="bothSides"/>
                <wp:docPr id="17" name="Group 17"/>
                <wp:cNvGraphicFramePr/>
                <a:graphic xmlns:a="http://schemas.openxmlformats.org/drawingml/2006/main">
                  <a:graphicData uri="http://schemas.microsoft.com/office/word/2010/wordprocessingGroup">
                    <wpg:wgp>
                      <wpg:cNvGrpSpPr/>
                      <wpg:grpSpPr>
                        <a:xfrm>
                          <a:off x="0" y="0"/>
                          <a:ext cx="2857500" cy="4914900"/>
                          <a:chOff x="0" y="0"/>
                          <a:chExt cx="2647950" cy="4716145"/>
                        </a:xfrm>
                      </wpg:grpSpPr>
                      <pic:pic xmlns:pic="http://schemas.openxmlformats.org/drawingml/2006/picture">
                        <pic:nvPicPr>
                          <pic:cNvPr id="1" name="image03.png" descr="Screen Shot 2015-05-06 at 11.17.36 AM.png"/>
                          <pic:cNvPicPr/>
                        </pic:nvPicPr>
                        <pic:blipFill>
                          <a:blip r:embed="rId7"/>
                          <a:srcRect/>
                          <a:stretch>
                            <a:fillRect/>
                          </a:stretch>
                        </pic:blipFill>
                        <pic:spPr>
                          <a:xfrm>
                            <a:off x="114300" y="0"/>
                            <a:ext cx="2286000" cy="4410710"/>
                          </a:xfrm>
                          <a:prstGeom prst="rect">
                            <a:avLst/>
                          </a:prstGeom>
                          <a:ln/>
                        </pic:spPr>
                      </pic:pic>
                      <wps:wsp>
                        <wps:cNvPr id="6" name="Text Box 6"/>
                        <wps:cNvSpPr txBox="1"/>
                        <wps:spPr>
                          <a:xfrm>
                            <a:off x="0" y="4457700"/>
                            <a:ext cx="264795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19786C" w14:textId="5F9DC1ED" w:rsidR="008527C0" w:rsidRPr="00B70D4A" w:rsidRDefault="008527C0" w:rsidP="00B70D4A">
                              <w:pPr>
                                <w:pStyle w:val="Caption"/>
                                <w:rPr>
                                  <w:b w:val="0"/>
                                  <w:i/>
                                  <w:noProof/>
                                  <w:color w:val="auto"/>
                                  <w:sz w:val="22"/>
                                  <w:szCs w:val="20"/>
                                </w:rPr>
                              </w:pPr>
                              <w:r w:rsidRPr="00B70D4A">
                                <w:rPr>
                                  <w:i/>
                                  <w:color w:val="auto"/>
                                </w:rPr>
                                <w:t>Figur</w:t>
                              </w:r>
                              <w:r>
                                <w:rPr>
                                  <w:i/>
                                  <w:color w:val="auto"/>
                                </w:rPr>
                                <w:t>a 1</w:t>
                              </w:r>
                              <w:r w:rsidRPr="00B70D4A">
                                <w:rPr>
                                  <w:i/>
                                  <w:color w:val="auto"/>
                                </w:rPr>
                                <w:t>.</w:t>
                              </w:r>
                              <w:r w:rsidRPr="00B70D4A">
                                <w:rPr>
                                  <w:b w:val="0"/>
                                  <w:i/>
                                  <w:color w:val="auto"/>
                                </w:rPr>
                                <w:t xml:space="preserve"> Diagrama de Flujo de la Metodología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126pt;margin-top:4.7pt;width:225pt;height:387pt;z-index:251666432;mso-width-relative:margin;mso-height-relative:margin" coordsize="2647950,47161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03.png" o:spid="_x0000_s1027" type="#_x0000_t75" alt="Screen Shot 2015-05-06 at 11.17.36 AM.png" style="position:absolute;left:114300;width:2286000;height:44107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9&#10;KbzBAAAA2gAAAA8AAABkcnMvZG93bnJldi54bWxET01rwkAQvQv9D8sUvJlNhRZJs4q0FQQvbVRK&#10;bkN2TEKysyG7NWl/fTcgeBoe73PSzWhacaXe1ZYVPEUxCOLC6ppLBafjbrEC4TyyxtYyKfglB5v1&#10;wyzFRNuBv+ia+VKEEHYJKqi87xIpXVGRQRfZjjhwF9sb9AH2pdQ9DiHctHIZxy/SYM2hocKO3ioq&#10;muzHKMjj98PH3jXjc3P+y/iTV7n/LpSaP47bVxCeRn8X39x7HebD9Mp05f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n9KbzBAAAA2gAAAA8AAAAAAAAAAAAAAAAAnAIAAGRy&#10;cy9kb3ducmV2LnhtbFBLBQYAAAAABAAEAPcAAACKAwAAAAA=&#10;">
                  <v:imagedata r:id="rId8" o:title="Screen Shot 2015-05-06 at 11.17.36 AM.png"/>
                </v:shape>
                <v:shapetype id="_x0000_t202" coordsize="21600,21600" o:spt="202" path="m0,0l0,21600,21600,21600,21600,0xe">
                  <v:stroke joinstyle="miter"/>
                  <v:path gradientshapeok="t" o:connecttype="rect"/>
                </v:shapetype>
                <v:shape id="Text Box 6" o:spid="_x0000_s1028" type="#_x0000_t202" style="position:absolute;top:4457700;width:2647950;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DC9NwQAA&#10;ANoAAAAPAAAAZHJzL2Rvd25yZXYueG1sRI9Lq8IwFIT3F/wP4Qh3c9FUFyLVKL4uuNCFD1wfmmNb&#10;bE5KEm3990YQXA4z3wwznbemEg9yvrSsYNBPQBBnVpecKzif/ntjED4ga6wsk4IneZjPOj9TTLVt&#10;+ECPY8hFLGGfooIihDqV0mcFGfR9WxNH72qdwRCly6V22MRyU8lhkoykwZLjQoE1rQrKbse7UTBa&#10;u3tz4NXf+rzZ4b7Oh5fl86LUb7ddTEAEasM3/KG3OnLwvhJvgJy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QwvTcEAAADaAAAADwAAAAAAAAAAAAAAAACXAgAAZHJzL2Rvd25y&#10;ZXYueG1sUEsFBgAAAAAEAAQA9QAAAIUDAAAAAA==&#10;" stroked="f">
                  <v:textbox inset="0,0,0,0">
                    <w:txbxContent>
                      <w:p w14:paraId="7219786C" w14:textId="5F9DC1ED" w:rsidR="008527C0" w:rsidRPr="00B70D4A" w:rsidRDefault="008527C0" w:rsidP="00B70D4A">
                        <w:pPr>
                          <w:pStyle w:val="Caption"/>
                          <w:rPr>
                            <w:b w:val="0"/>
                            <w:i/>
                            <w:noProof/>
                            <w:color w:val="auto"/>
                            <w:sz w:val="22"/>
                            <w:szCs w:val="20"/>
                          </w:rPr>
                        </w:pPr>
                        <w:r w:rsidRPr="00B70D4A">
                          <w:rPr>
                            <w:i/>
                            <w:color w:val="auto"/>
                          </w:rPr>
                          <w:t>Figur</w:t>
                        </w:r>
                        <w:r>
                          <w:rPr>
                            <w:i/>
                            <w:color w:val="auto"/>
                          </w:rPr>
                          <w:t>a 1</w:t>
                        </w:r>
                        <w:r w:rsidRPr="00B70D4A">
                          <w:rPr>
                            <w:i/>
                            <w:color w:val="auto"/>
                          </w:rPr>
                          <w:t>.</w:t>
                        </w:r>
                        <w:r w:rsidRPr="00B70D4A">
                          <w:rPr>
                            <w:b w:val="0"/>
                            <w:i/>
                            <w:color w:val="auto"/>
                          </w:rPr>
                          <w:t xml:space="preserve"> Diagrama de Flujo de la Metodología</w:t>
                        </w:r>
                      </w:p>
                    </w:txbxContent>
                  </v:textbox>
                </v:shape>
                <w10:wrap type="square"/>
              </v:group>
            </w:pict>
          </mc:Fallback>
        </mc:AlternateContent>
      </w:r>
    </w:p>
    <w:p w14:paraId="1C104A8B" w14:textId="7FD1E1D7" w:rsidR="004E7D63" w:rsidRPr="00797958" w:rsidRDefault="004E7D63">
      <w:pPr>
        <w:pStyle w:val="normal0"/>
        <w:jc w:val="both"/>
        <w:rPr>
          <w:lang w:val="es-ES_tradnl"/>
        </w:rPr>
      </w:pPr>
    </w:p>
    <w:p w14:paraId="380866AD" w14:textId="77777777" w:rsidR="004E7D63" w:rsidRPr="00797958" w:rsidRDefault="004E7D63">
      <w:pPr>
        <w:pStyle w:val="normal0"/>
        <w:jc w:val="both"/>
        <w:rPr>
          <w:lang w:val="es-ES_tradnl"/>
        </w:rPr>
      </w:pPr>
    </w:p>
    <w:p w14:paraId="3557CCD2" w14:textId="77777777" w:rsidR="004E7D63" w:rsidRPr="00797958" w:rsidRDefault="004E7D63">
      <w:pPr>
        <w:pStyle w:val="normal0"/>
        <w:jc w:val="both"/>
        <w:rPr>
          <w:lang w:val="es-ES_tradnl"/>
        </w:rPr>
      </w:pPr>
    </w:p>
    <w:p w14:paraId="04596331" w14:textId="77777777" w:rsidR="004E7D63" w:rsidRPr="00797958" w:rsidRDefault="004E7D63">
      <w:pPr>
        <w:pStyle w:val="normal0"/>
        <w:jc w:val="both"/>
        <w:rPr>
          <w:lang w:val="es-ES_tradnl"/>
        </w:rPr>
      </w:pPr>
    </w:p>
    <w:p w14:paraId="743F0C8A" w14:textId="77777777" w:rsidR="004E7D63" w:rsidRPr="00797958" w:rsidRDefault="004E7D63">
      <w:pPr>
        <w:pStyle w:val="normal0"/>
        <w:jc w:val="both"/>
        <w:rPr>
          <w:lang w:val="es-ES_tradnl"/>
        </w:rPr>
      </w:pPr>
    </w:p>
    <w:p w14:paraId="31D0FDC0" w14:textId="77777777" w:rsidR="004E7D63" w:rsidRPr="00797958" w:rsidRDefault="004E7D63">
      <w:pPr>
        <w:pStyle w:val="normal0"/>
        <w:jc w:val="both"/>
        <w:rPr>
          <w:lang w:val="es-ES_tradnl"/>
        </w:rPr>
      </w:pPr>
    </w:p>
    <w:p w14:paraId="39A36CB7" w14:textId="77777777" w:rsidR="004E7D63" w:rsidRPr="00797958" w:rsidRDefault="004E7D63">
      <w:pPr>
        <w:pStyle w:val="normal0"/>
        <w:jc w:val="both"/>
        <w:rPr>
          <w:lang w:val="es-ES_tradnl"/>
        </w:rPr>
      </w:pPr>
    </w:p>
    <w:p w14:paraId="4D8E8AA3" w14:textId="77777777" w:rsidR="004E7D63" w:rsidRPr="00797958" w:rsidRDefault="004E7D63">
      <w:pPr>
        <w:pStyle w:val="normal0"/>
        <w:jc w:val="both"/>
        <w:rPr>
          <w:lang w:val="es-ES_tradnl"/>
        </w:rPr>
      </w:pPr>
    </w:p>
    <w:p w14:paraId="7069671A" w14:textId="77777777" w:rsidR="004E7D63" w:rsidRPr="00797958" w:rsidRDefault="004E7D63">
      <w:pPr>
        <w:pStyle w:val="normal0"/>
        <w:jc w:val="both"/>
        <w:rPr>
          <w:lang w:val="es-ES_tradnl"/>
        </w:rPr>
      </w:pPr>
    </w:p>
    <w:p w14:paraId="16A55320" w14:textId="77777777" w:rsidR="004E7D63" w:rsidRPr="00797958" w:rsidRDefault="004E7D63">
      <w:pPr>
        <w:pStyle w:val="normal0"/>
        <w:jc w:val="both"/>
        <w:rPr>
          <w:lang w:val="es-ES_tradnl"/>
        </w:rPr>
      </w:pPr>
    </w:p>
    <w:p w14:paraId="5F729DB5" w14:textId="77777777" w:rsidR="004E7D63" w:rsidRPr="00797958" w:rsidRDefault="004E7D63">
      <w:pPr>
        <w:pStyle w:val="normal0"/>
        <w:jc w:val="both"/>
        <w:rPr>
          <w:lang w:val="es-ES_tradnl"/>
        </w:rPr>
      </w:pPr>
    </w:p>
    <w:p w14:paraId="4B19139A" w14:textId="77777777" w:rsidR="004E7D63" w:rsidRPr="00797958" w:rsidRDefault="004E7D63">
      <w:pPr>
        <w:pStyle w:val="normal0"/>
        <w:jc w:val="both"/>
        <w:rPr>
          <w:lang w:val="es-ES_tradnl"/>
        </w:rPr>
      </w:pPr>
    </w:p>
    <w:p w14:paraId="1C11D589" w14:textId="77777777" w:rsidR="004E7D63" w:rsidRPr="00797958" w:rsidRDefault="004E7D63">
      <w:pPr>
        <w:pStyle w:val="normal0"/>
        <w:jc w:val="both"/>
        <w:rPr>
          <w:lang w:val="es-ES_tradnl"/>
        </w:rPr>
      </w:pPr>
    </w:p>
    <w:p w14:paraId="7339B365" w14:textId="77777777" w:rsidR="004E7D63" w:rsidRPr="00797958" w:rsidRDefault="004E7D63">
      <w:pPr>
        <w:pStyle w:val="normal0"/>
        <w:jc w:val="both"/>
        <w:rPr>
          <w:lang w:val="es-ES_tradnl"/>
        </w:rPr>
      </w:pPr>
    </w:p>
    <w:p w14:paraId="07A4269A" w14:textId="77777777" w:rsidR="004E7D63" w:rsidRPr="00797958" w:rsidRDefault="004E7D63">
      <w:pPr>
        <w:pStyle w:val="normal0"/>
        <w:jc w:val="both"/>
        <w:rPr>
          <w:lang w:val="es-ES_tradnl"/>
        </w:rPr>
      </w:pPr>
    </w:p>
    <w:p w14:paraId="3F698DA1" w14:textId="77777777" w:rsidR="004E7D63" w:rsidRPr="00797958" w:rsidRDefault="004E7D63">
      <w:pPr>
        <w:pStyle w:val="normal0"/>
        <w:jc w:val="both"/>
        <w:rPr>
          <w:lang w:val="es-ES_tradnl"/>
        </w:rPr>
      </w:pPr>
    </w:p>
    <w:p w14:paraId="4F6B2F5B" w14:textId="77777777" w:rsidR="004E7D63" w:rsidRPr="00797958" w:rsidRDefault="004E7D63">
      <w:pPr>
        <w:pStyle w:val="normal0"/>
        <w:jc w:val="both"/>
        <w:rPr>
          <w:lang w:val="es-ES_tradnl"/>
        </w:rPr>
      </w:pPr>
    </w:p>
    <w:p w14:paraId="5E04960A" w14:textId="77777777" w:rsidR="004E7D63" w:rsidRPr="00797958" w:rsidRDefault="004E7D63">
      <w:pPr>
        <w:pStyle w:val="normal0"/>
        <w:jc w:val="both"/>
        <w:rPr>
          <w:lang w:val="es-ES_tradnl"/>
        </w:rPr>
      </w:pPr>
    </w:p>
    <w:p w14:paraId="70FCF19F" w14:textId="77777777" w:rsidR="004E7D63" w:rsidRPr="00797958" w:rsidRDefault="004E7D63">
      <w:pPr>
        <w:pStyle w:val="normal0"/>
        <w:jc w:val="both"/>
        <w:rPr>
          <w:lang w:val="es-ES_tradnl"/>
        </w:rPr>
      </w:pPr>
    </w:p>
    <w:p w14:paraId="4AA4ABAC" w14:textId="77777777" w:rsidR="008D48B1" w:rsidRPr="00797958" w:rsidRDefault="008D48B1">
      <w:pPr>
        <w:pStyle w:val="normal0"/>
        <w:jc w:val="both"/>
        <w:rPr>
          <w:lang w:val="es-ES_tradnl"/>
        </w:rPr>
      </w:pPr>
    </w:p>
    <w:p w14:paraId="00578FBC" w14:textId="77777777" w:rsidR="00832636" w:rsidRPr="00797958" w:rsidRDefault="00832636">
      <w:pPr>
        <w:pStyle w:val="normal0"/>
        <w:jc w:val="both"/>
        <w:rPr>
          <w:lang w:val="es-ES_tradnl"/>
        </w:rPr>
      </w:pPr>
    </w:p>
    <w:p w14:paraId="3A31DE2A" w14:textId="77777777" w:rsidR="00832636" w:rsidRPr="00797958" w:rsidRDefault="00832636">
      <w:pPr>
        <w:pStyle w:val="normal0"/>
        <w:jc w:val="both"/>
        <w:rPr>
          <w:lang w:val="es-ES_tradnl"/>
        </w:rPr>
      </w:pPr>
    </w:p>
    <w:p w14:paraId="6680A983" w14:textId="77777777" w:rsidR="00832636" w:rsidRPr="00797958" w:rsidRDefault="00832636">
      <w:pPr>
        <w:pStyle w:val="normal0"/>
        <w:jc w:val="both"/>
        <w:rPr>
          <w:lang w:val="es-ES_tradnl"/>
        </w:rPr>
      </w:pPr>
    </w:p>
    <w:p w14:paraId="70F3E30C" w14:textId="77777777" w:rsidR="00832636" w:rsidRPr="00797958" w:rsidRDefault="00832636">
      <w:pPr>
        <w:pStyle w:val="normal0"/>
        <w:jc w:val="both"/>
        <w:rPr>
          <w:lang w:val="es-ES_tradnl"/>
        </w:rPr>
      </w:pPr>
    </w:p>
    <w:p w14:paraId="575A491B" w14:textId="77777777" w:rsidR="00832636" w:rsidRPr="00797958" w:rsidRDefault="00832636">
      <w:pPr>
        <w:pStyle w:val="normal0"/>
        <w:jc w:val="both"/>
        <w:rPr>
          <w:lang w:val="es-ES_tradnl"/>
        </w:rPr>
      </w:pPr>
    </w:p>
    <w:p w14:paraId="3DB3737D" w14:textId="77777777" w:rsidR="00832636" w:rsidRPr="00797958" w:rsidRDefault="00832636">
      <w:pPr>
        <w:pStyle w:val="normal0"/>
        <w:jc w:val="both"/>
        <w:rPr>
          <w:lang w:val="es-ES_tradnl"/>
        </w:rPr>
      </w:pPr>
    </w:p>
    <w:p w14:paraId="17E207AA" w14:textId="554CB277" w:rsidR="00945811" w:rsidRPr="00797958" w:rsidRDefault="00945811">
      <w:pPr>
        <w:pStyle w:val="normal0"/>
        <w:jc w:val="both"/>
        <w:rPr>
          <w:rFonts w:ascii="Times New Roman" w:eastAsia="Times New Roman" w:hAnsi="Times New Roman" w:cs="Times New Roman"/>
          <w:i/>
          <w:sz w:val="24"/>
          <w:lang w:val="es-ES_tradnl"/>
        </w:rPr>
      </w:pPr>
      <w:r w:rsidRPr="00797958">
        <w:rPr>
          <w:rFonts w:ascii="Times New Roman" w:eastAsia="Times New Roman" w:hAnsi="Times New Roman" w:cs="Times New Roman"/>
          <w:i/>
          <w:sz w:val="24"/>
          <w:lang w:val="es-ES_tradnl"/>
        </w:rPr>
        <w:lastRenderedPageBreak/>
        <w:t>Sesgo</w:t>
      </w:r>
    </w:p>
    <w:p w14:paraId="57EFFA36" w14:textId="77777777" w:rsidR="00945811" w:rsidRPr="00797958" w:rsidRDefault="00945811">
      <w:pPr>
        <w:pStyle w:val="normal0"/>
        <w:jc w:val="both"/>
        <w:rPr>
          <w:rFonts w:ascii="Times New Roman" w:eastAsia="Times New Roman" w:hAnsi="Times New Roman" w:cs="Times New Roman"/>
          <w:b/>
          <w:sz w:val="24"/>
          <w:lang w:val="es-ES_tradnl"/>
        </w:rPr>
      </w:pPr>
    </w:p>
    <w:p w14:paraId="256EE953" w14:textId="1A1968B1" w:rsidR="00893237" w:rsidRPr="00797958" w:rsidRDefault="00893237" w:rsidP="00893237">
      <w:pPr>
        <w:pStyle w:val="normal0"/>
        <w:jc w:val="both"/>
        <w:rPr>
          <w:rFonts w:ascii="Times New Roman" w:eastAsia="Times New Roman" w:hAnsi="Times New Roman" w:cs="Times New Roman"/>
          <w:sz w:val="24"/>
          <w:lang w:val="es-ES_tradnl"/>
        </w:rPr>
      </w:pPr>
      <w:r w:rsidRPr="00797958">
        <w:rPr>
          <w:rFonts w:ascii="Times New Roman" w:eastAsia="Times New Roman" w:hAnsi="Times New Roman" w:cs="Times New Roman"/>
          <w:sz w:val="24"/>
          <w:lang w:val="es-ES_tradnl"/>
        </w:rPr>
        <w:t>El estudio de la composición de secuencias biológicas (</w:t>
      </w:r>
      <w:del w:id="18" w:author="Alejandro Reyes" w:date="2015-05-08T12:56:00Z">
        <w:r w:rsidRPr="00797958" w:rsidDel="008527C0">
          <w:rPr>
            <w:rFonts w:ascii="Times New Roman" w:eastAsia="Times New Roman" w:hAnsi="Times New Roman" w:cs="Times New Roman"/>
            <w:sz w:val="24"/>
            <w:lang w:val="es-ES_tradnl"/>
          </w:rPr>
          <w:delText>e.g.</w:delText>
        </w:r>
      </w:del>
      <w:ins w:id="19" w:author="Alejandro Reyes" w:date="2015-05-08T12:56:00Z">
        <w:r w:rsidR="008527C0" w:rsidRPr="00797958">
          <w:rPr>
            <w:rFonts w:ascii="Times New Roman" w:eastAsia="Times New Roman" w:hAnsi="Times New Roman" w:cs="Times New Roman"/>
            <w:sz w:val="24"/>
            <w:lang w:val="es-ES_tradnl"/>
          </w:rPr>
          <w:t>ej.</w:t>
        </w:r>
      </w:ins>
      <w:r w:rsidRPr="00797958">
        <w:rPr>
          <w:rFonts w:ascii="Times New Roman" w:eastAsia="Times New Roman" w:hAnsi="Times New Roman" w:cs="Times New Roman"/>
          <w:sz w:val="24"/>
          <w:lang w:val="es-ES_tradnl"/>
        </w:rPr>
        <w:t xml:space="preserve"> frecuencias de di</w:t>
      </w:r>
      <w:ins w:id="20" w:author="Alejandro Reyes" w:date="2015-05-08T12:53:00Z">
        <w:r w:rsidR="008527C0">
          <w:rPr>
            <w:rFonts w:ascii="Times New Roman" w:eastAsia="Times New Roman" w:hAnsi="Times New Roman" w:cs="Times New Roman"/>
            <w:sz w:val="24"/>
            <w:lang w:val="es-ES_tradnl"/>
          </w:rPr>
          <w:t>-</w:t>
        </w:r>
      </w:ins>
      <w:r w:rsidRPr="00797958">
        <w:rPr>
          <w:rFonts w:ascii="Times New Roman" w:eastAsia="Times New Roman" w:hAnsi="Times New Roman" w:cs="Times New Roman"/>
          <w:sz w:val="24"/>
          <w:lang w:val="es-ES_tradnl"/>
        </w:rPr>
        <w:t xml:space="preserve">nucleótidos, </w:t>
      </w:r>
      <w:proofErr w:type="spellStart"/>
      <w:r w:rsidRPr="00797958">
        <w:rPr>
          <w:rFonts w:ascii="Times New Roman" w:eastAsia="Times New Roman" w:hAnsi="Times New Roman" w:cs="Times New Roman"/>
          <w:sz w:val="24"/>
          <w:lang w:val="es-ES_tradnl"/>
        </w:rPr>
        <w:t>tri</w:t>
      </w:r>
      <w:proofErr w:type="spellEnd"/>
      <w:ins w:id="21" w:author="Alejandro Reyes" w:date="2015-05-08T12:53:00Z">
        <w:r w:rsidR="008527C0">
          <w:rPr>
            <w:rFonts w:ascii="Times New Roman" w:eastAsia="Times New Roman" w:hAnsi="Times New Roman" w:cs="Times New Roman"/>
            <w:sz w:val="24"/>
            <w:lang w:val="es-ES_tradnl"/>
          </w:rPr>
          <w:t>-</w:t>
        </w:r>
      </w:ins>
      <w:r w:rsidRPr="00797958">
        <w:rPr>
          <w:rFonts w:ascii="Times New Roman" w:eastAsia="Times New Roman" w:hAnsi="Times New Roman" w:cs="Times New Roman"/>
          <w:sz w:val="24"/>
          <w:lang w:val="es-ES_tradnl"/>
        </w:rPr>
        <w:t>nucleótidos, treta</w:t>
      </w:r>
      <w:ins w:id="22" w:author="Alejandro Reyes" w:date="2015-05-08T12:53:00Z">
        <w:r w:rsidR="008527C0">
          <w:rPr>
            <w:rFonts w:ascii="Times New Roman" w:eastAsia="Times New Roman" w:hAnsi="Times New Roman" w:cs="Times New Roman"/>
            <w:sz w:val="24"/>
            <w:lang w:val="es-ES_tradnl"/>
          </w:rPr>
          <w:t>-</w:t>
        </w:r>
      </w:ins>
      <w:r w:rsidRPr="00797958">
        <w:rPr>
          <w:rFonts w:ascii="Times New Roman" w:eastAsia="Times New Roman" w:hAnsi="Times New Roman" w:cs="Times New Roman"/>
          <w:sz w:val="24"/>
          <w:lang w:val="es-ES_tradnl"/>
        </w:rPr>
        <w:t xml:space="preserve">nucleótidos, </w:t>
      </w:r>
      <w:del w:id="23" w:author="Alejandro Reyes" w:date="2015-05-08T12:53:00Z">
        <w:r w:rsidRPr="00797958" w:rsidDel="008527C0">
          <w:rPr>
            <w:rFonts w:ascii="Times New Roman" w:eastAsia="Times New Roman" w:hAnsi="Times New Roman" w:cs="Times New Roman"/>
            <w:sz w:val="24"/>
            <w:lang w:val="es-ES_tradnl"/>
          </w:rPr>
          <w:delText>etc</w:delText>
        </w:r>
      </w:del>
      <w:ins w:id="24" w:author="Alejandro Reyes" w:date="2015-05-08T12:53:00Z">
        <w:r w:rsidR="008527C0" w:rsidRPr="00797958">
          <w:rPr>
            <w:rFonts w:ascii="Times New Roman" w:eastAsia="Times New Roman" w:hAnsi="Times New Roman" w:cs="Times New Roman"/>
            <w:sz w:val="24"/>
            <w:lang w:val="es-ES_tradnl"/>
          </w:rPr>
          <w:t>etc.</w:t>
        </w:r>
      </w:ins>
      <w:r w:rsidRPr="00797958">
        <w:rPr>
          <w:rFonts w:ascii="Times New Roman" w:eastAsia="Times New Roman" w:hAnsi="Times New Roman" w:cs="Times New Roman"/>
          <w:sz w:val="24"/>
          <w:lang w:val="es-ES_tradnl"/>
        </w:rPr>
        <w:t>) ha sido un tema que se ha estudiado en los últimos veinte años. Exactamente, las frecuencias o conteo de k-mer</w:t>
      </w:r>
      <w:ins w:id="25" w:author="Alejandro Reyes" w:date="2015-05-08T12:56: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s, (un k-mer</w:t>
      </w:r>
      <w:ins w:id="26" w:author="Alejandro Reyes" w:date="2015-05-08T12:56: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 se define como el tamaño de una cadena de caracteres), a nivel de genoma o </w:t>
      </w:r>
      <w:proofErr w:type="spellStart"/>
      <w:r w:rsidRPr="00797958">
        <w:rPr>
          <w:rFonts w:ascii="Times New Roman" w:eastAsia="Times New Roman" w:hAnsi="Times New Roman" w:cs="Times New Roman"/>
          <w:sz w:val="24"/>
          <w:lang w:val="es-ES_tradnl"/>
        </w:rPr>
        <w:t>metagenoma</w:t>
      </w:r>
      <w:proofErr w:type="spellEnd"/>
      <w:r w:rsidRPr="00797958">
        <w:rPr>
          <w:rFonts w:ascii="Times New Roman" w:eastAsia="Times New Roman" w:hAnsi="Times New Roman" w:cs="Times New Roman"/>
          <w:sz w:val="24"/>
          <w:lang w:val="es-ES_tradnl"/>
        </w:rPr>
        <w:t xml:space="preserve"> son una forma alternativa de clasificar un organismo </w:t>
      </w:r>
      <w:sdt>
        <w:sdtPr>
          <w:rPr>
            <w:rFonts w:ascii="Times New Roman" w:eastAsia="Times New Roman" w:hAnsi="Times New Roman" w:cs="Times New Roman"/>
            <w:sz w:val="24"/>
            <w:lang w:val="es-ES_tradnl"/>
          </w:rPr>
          <w:id w:val="1926072008"/>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 CITATION Kar97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(Karlin, Mrázek, &amp; Campbell, 1997)</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Igualmente, el conteo de k-mer</w:t>
      </w:r>
      <w:ins w:id="27" w:author="Alejandro Reyes" w:date="2015-05-08T12:56: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s</w:t>
      </w:r>
      <w:r w:rsidR="008527C0">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sz w:val="24"/>
          <w:lang w:val="es-ES_tradnl"/>
        </w:rPr>
        <w:t xml:space="preserve">no depende de métodos basados en homología para su procesamiento, es decir que no hay limitaciones relacionadas con la base de datos como su tamaño o baja calidad </w:t>
      </w:r>
      <w:sdt>
        <w:sdtPr>
          <w:rPr>
            <w:rFonts w:ascii="Times New Roman" w:eastAsia="Times New Roman" w:hAnsi="Times New Roman" w:cs="Times New Roman"/>
            <w:sz w:val="24"/>
            <w:lang w:val="es-ES_tradnl"/>
          </w:rPr>
          <w:id w:val="288474906"/>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 CITATION Mat02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(Mathe, Sagot, Schiex, &amp; Rouze, 2002)</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sz w:val="24"/>
          <w:highlight w:val="white"/>
          <w:lang w:val="es-ES_tradnl"/>
        </w:rPr>
        <w:t>Sin embargo, no sólo las frecuencias de k-mer</w:t>
      </w:r>
      <w:ins w:id="28" w:author="Alejandro Reyes" w:date="2015-05-08T12:57:00Z">
        <w:r w:rsidR="008527C0">
          <w:rPr>
            <w:rFonts w:ascii="Times New Roman" w:eastAsia="Times New Roman" w:hAnsi="Times New Roman" w:cs="Times New Roman"/>
            <w:sz w:val="24"/>
            <w:highlight w:val="white"/>
            <w:lang w:val="es-ES_tradnl"/>
          </w:rPr>
          <w:t>o</w:t>
        </w:r>
      </w:ins>
      <w:r w:rsidRPr="00797958">
        <w:rPr>
          <w:rFonts w:ascii="Times New Roman" w:eastAsia="Times New Roman" w:hAnsi="Times New Roman" w:cs="Times New Roman"/>
          <w:sz w:val="24"/>
          <w:highlight w:val="white"/>
          <w:lang w:val="es-ES_tradnl"/>
        </w:rPr>
        <w:t xml:space="preserve">s han resultado un predictor alternativo para nuevas secuencias también los sesgos de las frecuencias de estos conteos han permitido un mayor nivel de sensibilidad para encontrar relaciones evolutivas entre organismos </w:t>
      </w:r>
      <w:sdt>
        <w:sdtPr>
          <w:rPr>
            <w:rFonts w:ascii="Times New Roman" w:eastAsia="Times New Roman" w:hAnsi="Times New Roman" w:cs="Times New Roman"/>
            <w:sz w:val="24"/>
            <w:highlight w:val="white"/>
            <w:lang w:val="es-ES_tradnl"/>
          </w:rPr>
          <w:id w:val="-1839766169"/>
          <w:citation/>
        </w:sdtPr>
        <w:sdtEndPr/>
        <w:sdtContent>
          <w:r w:rsidRPr="00797958">
            <w:rPr>
              <w:rFonts w:ascii="Times New Roman" w:eastAsia="Times New Roman" w:hAnsi="Times New Roman" w:cs="Times New Roman"/>
              <w:sz w:val="24"/>
              <w:highlight w:val="white"/>
              <w:lang w:val="es-ES_tradnl"/>
            </w:rPr>
            <w:fldChar w:fldCharType="begin"/>
          </w:r>
          <w:r w:rsidRPr="00797958">
            <w:rPr>
              <w:rFonts w:ascii="Times New Roman" w:eastAsia="Times New Roman" w:hAnsi="Times New Roman" w:cs="Times New Roman"/>
              <w:sz w:val="24"/>
              <w:highlight w:val="white"/>
              <w:lang w:val="es-ES_tradnl"/>
            </w:rPr>
            <w:instrText xml:space="preserve"> CITATION Kar97 \l 1033 </w:instrText>
          </w:r>
          <w:r w:rsidRPr="00797958">
            <w:rPr>
              <w:rFonts w:ascii="Times New Roman" w:eastAsia="Times New Roman" w:hAnsi="Times New Roman" w:cs="Times New Roman"/>
              <w:sz w:val="24"/>
              <w:highlight w:val="white"/>
              <w:lang w:val="es-ES_tradnl"/>
            </w:rPr>
            <w:fldChar w:fldCharType="separate"/>
          </w:r>
          <w:r w:rsidR="004E4841" w:rsidRPr="00797958">
            <w:rPr>
              <w:rFonts w:ascii="Times New Roman" w:eastAsia="Times New Roman" w:hAnsi="Times New Roman" w:cs="Times New Roman"/>
              <w:noProof/>
              <w:sz w:val="24"/>
              <w:highlight w:val="white"/>
              <w:lang w:val="es-ES_tradnl"/>
            </w:rPr>
            <w:t>(Karlin, Mrázek, &amp; Campbell, 1997)</w:t>
          </w:r>
          <w:r w:rsidRPr="00797958">
            <w:rPr>
              <w:rFonts w:ascii="Times New Roman" w:eastAsia="Times New Roman" w:hAnsi="Times New Roman" w:cs="Times New Roman"/>
              <w:sz w:val="24"/>
              <w:highlight w:val="white"/>
              <w:lang w:val="es-ES_tradnl"/>
            </w:rPr>
            <w:fldChar w:fldCharType="end"/>
          </w:r>
        </w:sdtContent>
      </w:sdt>
      <w:r w:rsidRPr="00797958">
        <w:rPr>
          <w:rFonts w:ascii="Times New Roman" w:eastAsia="Times New Roman" w:hAnsi="Times New Roman" w:cs="Times New Roman"/>
          <w:sz w:val="24"/>
          <w:lang w:val="es-ES_tradnl"/>
        </w:rPr>
        <w:t>. Por ejemplo, un perfil de sesgo de abundancias de di</w:t>
      </w:r>
      <w:ins w:id="29" w:author="Alejandro Reyes" w:date="2015-05-08T12:57:00Z">
        <w:r w:rsidR="008527C0">
          <w:rPr>
            <w:rFonts w:ascii="Times New Roman" w:eastAsia="Times New Roman" w:hAnsi="Times New Roman" w:cs="Times New Roman"/>
            <w:sz w:val="24"/>
            <w:lang w:val="es-ES_tradnl"/>
          </w:rPr>
          <w:t>-</w:t>
        </w:r>
      </w:ins>
      <w:r w:rsidRPr="00797958">
        <w:rPr>
          <w:rFonts w:ascii="Times New Roman" w:eastAsia="Times New Roman" w:hAnsi="Times New Roman" w:cs="Times New Roman"/>
          <w:sz w:val="24"/>
          <w:lang w:val="es-ES_tradnl"/>
        </w:rPr>
        <w:t>nucleótidos (k-mer</w:t>
      </w:r>
      <w:ins w:id="30" w:author="Alejandro Reyes" w:date="2015-05-08T12:57: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 = 2) puede ser determinado por la siguiente ecuación según </w:t>
      </w:r>
      <w:proofErr w:type="spellStart"/>
      <w:r w:rsidRPr="00797958">
        <w:rPr>
          <w:rFonts w:ascii="Times New Roman" w:eastAsia="Times New Roman" w:hAnsi="Times New Roman" w:cs="Times New Roman"/>
          <w:sz w:val="24"/>
          <w:lang w:val="es-ES_tradnl"/>
        </w:rPr>
        <w:t>Karlin</w:t>
      </w:r>
      <w:proofErr w:type="spellEnd"/>
      <w:r w:rsidRPr="00797958">
        <w:rPr>
          <w:rFonts w:ascii="Times New Roman" w:eastAsia="Times New Roman" w:hAnsi="Times New Roman" w:cs="Times New Roman"/>
          <w:sz w:val="24"/>
          <w:lang w:val="es-ES_tradnl"/>
        </w:rPr>
        <w:t xml:space="preserve"> y </w:t>
      </w:r>
      <w:proofErr w:type="spellStart"/>
      <w:r w:rsidRPr="00797958">
        <w:rPr>
          <w:rFonts w:ascii="Times New Roman" w:eastAsia="Times New Roman" w:hAnsi="Times New Roman" w:cs="Times New Roman"/>
          <w:sz w:val="24"/>
          <w:lang w:val="es-ES_tradnl"/>
        </w:rPr>
        <w:t>Mrazek</w:t>
      </w:r>
      <w:proofErr w:type="spellEnd"/>
      <w:r w:rsidRPr="00797958">
        <w:rPr>
          <w:rFonts w:ascii="Times New Roman" w:eastAsia="Times New Roman" w:hAnsi="Times New Roman" w:cs="Times New Roman"/>
          <w:sz w:val="24"/>
          <w:lang w:val="es-ES_tradnl"/>
        </w:rPr>
        <w:t xml:space="preserve"> (1997):</w:t>
      </w:r>
    </w:p>
    <w:p w14:paraId="2AF9CF00" w14:textId="77777777" w:rsidR="00893237" w:rsidRPr="00797958" w:rsidRDefault="00893237" w:rsidP="00893237">
      <w:pPr>
        <w:pStyle w:val="normal0"/>
        <w:jc w:val="both"/>
        <w:rPr>
          <w:rFonts w:ascii="Times New Roman" w:eastAsia="Times New Roman" w:hAnsi="Times New Roman" w:cs="Times New Roman"/>
          <w:sz w:val="24"/>
          <w:lang w:val="es-ES_tradnl"/>
        </w:rPr>
      </w:pPr>
    </w:p>
    <w:p w14:paraId="4C86EF2B" w14:textId="77777777" w:rsidR="00893237" w:rsidRPr="00797958" w:rsidRDefault="00893237" w:rsidP="00893237">
      <w:pPr>
        <w:pStyle w:val="normal0"/>
        <w:jc w:val="both"/>
        <w:rPr>
          <w:rFonts w:ascii="Times New Roman" w:eastAsia="Times New Roman" w:hAnsi="Times New Roman" w:cs="Times New Roman"/>
          <w:sz w:val="24"/>
          <w:lang w:val="es-ES_tradnl"/>
        </w:rPr>
      </w:pPr>
      <w:r w:rsidRPr="00797958">
        <w:rPr>
          <w:rFonts w:ascii="Times New Roman" w:eastAsia="Times New Roman" w:hAnsi="Times New Roman" w:cs="Times New Roman"/>
          <w:noProof/>
          <w:sz w:val="24"/>
        </w:rPr>
        <w:drawing>
          <wp:inline distT="0" distB="0" distL="0" distR="0" wp14:anchorId="0AB85C6E" wp14:editId="5DBE9345">
            <wp:extent cx="5935566" cy="612531"/>
            <wp:effectExtent l="0" t="0" r="825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13360"/>
                    </a:xfrm>
                    <a:prstGeom prst="rect">
                      <a:avLst/>
                    </a:prstGeom>
                    <a:noFill/>
                    <a:ln>
                      <a:noFill/>
                    </a:ln>
                  </pic:spPr>
                </pic:pic>
              </a:graphicData>
            </a:graphic>
          </wp:inline>
        </w:drawing>
      </w:r>
    </w:p>
    <w:p w14:paraId="6F9218FD" w14:textId="77777777" w:rsidR="00893237" w:rsidRPr="00797958" w:rsidRDefault="00893237" w:rsidP="00893237">
      <w:pPr>
        <w:pStyle w:val="normal0"/>
        <w:jc w:val="both"/>
        <w:rPr>
          <w:lang w:val="es-ES_tradnl"/>
        </w:rPr>
      </w:pPr>
    </w:p>
    <w:p w14:paraId="52D58FFB" w14:textId="4CDEF947" w:rsidR="00893237" w:rsidRPr="00797958" w:rsidRDefault="00893237" w:rsidP="00893237">
      <w:pPr>
        <w:pStyle w:val="normal0"/>
        <w:jc w:val="both"/>
        <w:rPr>
          <w:lang w:val="es-ES_tradnl"/>
        </w:rPr>
      </w:pPr>
      <w:r w:rsidRPr="00797958">
        <w:rPr>
          <w:rFonts w:ascii="Times New Roman" w:eastAsia="Times New Roman" w:hAnsi="Times New Roman" w:cs="Times New Roman"/>
          <w:sz w:val="24"/>
          <w:lang w:val="es-ES_tradnl"/>
        </w:rPr>
        <w:t>Además, otras ventajas de usar frecuencias y sesgos de k-mer</w:t>
      </w:r>
      <w:ins w:id="31" w:author="Alejandro Reyes" w:date="2015-05-08T12:57: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s para la clasificación de organismos son usar todo el genoma en contraste a un solo gen </w:t>
      </w:r>
      <w:sdt>
        <w:sdtPr>
          <w:rPr>
            <w:rFonts w:ascii="Times New Roman" w:eastAsia="Times New Roman" w:hAnsi="Times New Roman" w:cs="Times New Roman"/>
            <w:sz w:val="24"/>
            <w:lang w:val="es-ES_tradnl"/>
          </w:rPr>
          <w:id w:val="1996138010"/>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 CITATION Kar97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(Karlin, Mrázek, &amp; Campbell, 1997)</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xml:space="preserve"> y obtener información más precisa de zonas de baja complejidad. Cuando se quiere hacer comparaciones entre genomas ya sea entre el mismo dominio o no, estas se pueden beneficiar de un análisis composicional. Por ejemplo, al hacer comparaciones </w:t>
      </w:r>
      <w:proofErr w:type="spellStart"/>
      <w:r w:rsidRPr="00797958">
        <w:rPr>
          <w:rFonts w:ascii="Times New Roman" w:eastAsia="Times New Roman" w:hAnsi="Times New Roman" w:cs="Times New Roman"/>
          <w:sz w:val="24"/>
          <w:lang w:val="es-ES_tradnl"/>
        </w:rPr>
        <w:t>intra</w:t>
      </w:r>
      <w:proofErr w:type="spellEnd"/>
      <w:ins w:id="32" w:author="Alejandro Reyes" w:date="2015-05-08T12:58:00Z">
        <w:r w:rsidR="008527C0">
          <w:rPr>
            <w:rFonts w:ascii="Times New Roman" w:eastAsia="Times New Roman" w:hAnsi="Times New Roman" w:cs="Times New Roman"/>
            <w:sz w:val="24"/>
            <w:lang w:val="es-ES_tradnl"/>
          </w:rPr>
          <w:t>-</w:t>
        </w:r>
      </w:ins>
      <w:r w:rsidRPr="00797958">
        <w:rPr>
          <w:rFonts w:ascii="Times New Roman" w:eastAsia="Times New Roman" w:hAnsi="Times New Roman" w:cs="Times New Roman"/>
          <w:sz w:val="24"/>
          <w:lang w:val="es-ES_tradnl"/>
        </w:rPr>
        <w:t xml:space="preserve"> e inter</w:t>
      </w:r>
      <w:ins w:id="33" w:author="Alejandro Reyes" w:date="2015-05-08T12:58:00Z">
        <w:r w:rsidR="008527C0">
          <w:rPr>
            <w:rFonts w:ascii="Times New Roman" w:eastAsia="Times New Roman" w:hAnsi="Times New Roman" w:cs="Times New Roman"/>
            <w:sz w:val="24"/>
            <w:lang w:val="es-ES_tradnl"/>
          </w:rPr>
          <w:t>-</w:t>
        </w:r>
      </w:ins>
      <w:del w:id="34" w:author="Alejandro Reyes" w:date="2015-05-08T12:58:00Z">
        <w:r w:rsidRPr="00797958" w:rsidDel="008527C0">
          <w:rPr>
            <w:rFonts w:ascii="Times New Roman" w:eastAsia="Times New Roman" w:hAnsi="Times New Roman" w:cs="Times New Roman"/>
            <w:sz w:val="24"/>
            <w:lang w:val="es-ES_tradnl"/>
          </w:rPr>
          <w:delText xml:space="preserve"> </w:delText>
        </w:r>
      </w:del>
      <w:r w:rsidRPr="00797958">
        <w:rPr>
          <w:rFonts w:ascii="Times New Roman" w:eastAsia="Times New Roman" w:hAnsi="Times New Roman" w:cs="Times New Roman"/>
          <w:sz w:val="24"/>
          <w:lang w:val="es-ES_tradnl"/>
        </w:rPr>
        <w:t xml:space="preserve">especies entre procariotas, no es claro si sus diferencias se deban solamente al contenido de </w:t>
      </w:r>
      <w:proofErr w:type="spellStart"/>
      <w:r w:rsidRPr="00797958">
        <w:rPr>
          <w:rFonts w:ascii="Times New Roman" w:eastAsia="Times New Roman" w:hAnsi="Times New Roman" w:cs="Times New Roman"/>
          <w:sz w:val="24"/>
          <w:lang w:val="es-ES_tradnl"/>
        </w:rPr>
        <w:t>GC</w:t>
      </w:r>
      <w:proofErr w:type="spellEnd"/>
      <w:r w:rsidRPr="00797958">
        <w:rPr>
          <w:rFonts w:ascii="Times New Roman" w:eastAsia="Times New Roman" w:hAnsi="Times New Roman" w:cs="Times New Roman"/>
          <w:sz w:val="24"/>
          <w:lang w:val="es-ES_tradnl"/>
        </w:rPr>
        <w:t xml:space="preserve"> de estas zonas. Sin embargo, se puede realizar perfiles de uso de tetra</w:t>
      </w:r>
      <w:ins w:id="35" w:author="Alejandro Reyes" w:date="2015-05-08T12:58:00Z">
        <w:r w:rsidR="008527C0">
          <w:rPr>
            <w:rFonts w:ascii="Times New Roman" w:eastAsia="Times New Roman" w:hAnsi="Times New Roman" w:cs="Times New Roman"/>
            <w:sz w:val="24"/>
            <w:lang w:val="es-ES_tradnl"/>
          </w:rPr>
          <w:t>-</w:t>
        </w:r>
      </w:ins>
      <w:del w:id="36" w:author="Alejandro Reyes" w:date="2015-05-08T12:58:00Z">
        <w:r w:rsidRPr="00797958" w:rsidDel="008527C0">
          <w:rPr>
            <w:rFonts w:ascii="Times New Roman" w:eastAsia="Times New Roman" w:hAnsi="Times New Roman" w:cs="Times New Roman"/>
            <w:sz w:val="24"/>
            <w:lang w:val="es-ES_tradnl"/>
          </w:rPr>
          <w:delText>nucleotidos</w:delText>
        </w:r>
      </w:del>
      <w:ins w:id="37" w:author="Alejandro Reyes" w:date="2015-05-08T12:58:00Z">
        <w:r w:rsidR="008527C0" w:rsidRPr="00797958">
          <w:rPr>
            <w:rFonts w:ascii="Times New Roman" w:eastAsia="Times New Roman" w:hAnsi="Times New Roman" w:cs="Times New Roman"/>
            <w:sz w:val="24"/>
            <w:lang w:val="es-ES_tradnl"/>
          </w:rPr>
          <w:t>nucleótidos</w:t>
        </w:r>
      </w:ins>
      <w:r w:rsidRPr="00797958">
        <w:rPr>
          <w:rFonts w:ascii="Times New Roman" w:eastAsia="Times New Roman" w:hAnsi="Times New Roman" w:cs="Times New Roman"/>
          <w:sz w:val="24"/>
          <w:lang w:val="es-ES_tradnl"/>
        </w:rPr>
        <w:t xml:space="preserve"> (k-mer</w:t>
      </w:r>
      <w:ins w:id="38" w:author="Alejandro Reyes" w:date="2015-05-08T12:58: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 = 4) desde expectativas (</w:t>
      </w:r>
      <w:proofErr w:type="spellStart"/>
      <w:r w:rsidRPr="00797958">
        <w:rPr>
          <w:rFonts w:ascii="Times New Roman" w:eastAsia="Times New Roman" w:hAnsi="Times New Roman" w:cs="Times New Roman"/>
          <w:sz w:val="24"/>
          <w:lang w:val="es-ES_tradnl"/>
        </w:rPr>
        <w:t>TUD</w:t>
      </w:r>
      <w:proofErr w:type="spellEnd"/>
      <w:r w:rsidRPr="00797958">
        <w:rPr>
          <w:rFonts w:ascii="Times New Roman" w:eastAsia="Times New Roman" w:hAnsi="Times New Roman" w:cs="Times New Roman"/>
          <w:sz w:val="24"/>
          <w:lang w:val="es-ES_tradnl"/>
        </w:rPr>
        <w:t xml:space="preserve"> por sus siglas en inglés) para describir las relaciones de estos perfiles con el contenido de </w:t>
      </w:r>
      <w:proofErr w:type="spellStart"/>
      <w:r w:rsidRPr="00797958">
        <w:rPr>
          <w:rFonts w:ascii="Times New Roman" w:eastAsia="Times New Roman" w:hAnsi="Times New Roman" w:cs="Times New Roman"/>
          <w:sz w:val="24"/>
          <w:lang w:val="es-ES_tradnl"/>
        </w:rPr>
        <w:t>GC</w:t>
      </w:r>
      <w:proofErr w:type="spellEnd"/>
      <w:r w:rsidRPr="00797958">
        <w:rPr>
          <w:rFonts w:ascii="Times New Roman" w:eastAsia="Times New Roman" w:hAnsi="Times New Roman" w:cs="Times New Roman"/>
          <w:sz w:val="24"/>
          <w:lang w:val="es-ES_tradnl"/>
        </w:rPr>
        <w:t xml:space="preserve"> </w:t>
      </w:r>
      <w:sdt>
        <w:sdtPr>
          <w:rPr>
            <w:rFonts w:ascii="Times New Roman" w:eastAsia="Times New Roman" w:hAnsi="Times New Roman" w:cs="Times New Roman"/>
            <w:sz w:val="24"/>
            <w:lang w:val="es-ES_tradnl"/>
          </w:rPr>
          <w:id w:val="-1746947474"/>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 CITATION Pri031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(Pride, Meinersmann, Wassenaar, &amp; Blaser, 2003)</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sz w:val="24"/>
          <w:highlight w:val="white"/>
          <w:lang w:val="es-ES_tradnl"/>
        </w:rPr>
        <w:t xml:space="preserve">Un perfil </w:t>
      </w:r>
      <w:proofErr w:type="spellStart"/>
      <w:r w:rsidRPr="00797958">
        <w:rPr>
          <w:rFonts w:ascii="Times New Roman" w:eastAsia="Times New Roman" w:hAnsi="Times New Roman" w:cs="Times New Roman"/>
          <w:sz w:val="24"/>
          <w:highlight w:val="white"/>
          <w:lang w:val="es-ES_tradnl"/>
        </w:rPr>
        <w:t>TUD</w:t>
      </w:r>
      <w:proofErr w:type="spellEnd"/>
      <w:r w:rsidRPr="00797958">
        <w:rPr>
          <w:rFonts w:ascii="Times New Roman" w:eastAsia="Times New Roman" w:hAnsi="Times New Roman" w:cs="Times New Roman"/>
          <w:sz w:val="24"/>
          <w:highlight w:val="white"/>
          <w:lang w:val="es-ES_tradnl"/>
        </w:rPr>
        <w:t xml:space="preserve"> es esencialmente la distribución del uso de tetra</w:t>
      </w:r>
      <w:ins w:id="39" w:author="Alejandro Reyes" w:date="2015-05-08T12:59:00Z">
        <w:r w:rsidR="008527C0">
          <w:rPr>
            <w:rFonts w:ascii="Times New Roman" w:eastAsia="Times New Roman" w:hAnsi="Times New Roman" w:cs="Times New Roman"/>
            <w:sz w:val="24"/>
            <w:highlight w:val="white"/>
            <w:lang w:val="es-ES_tradnl"/>
          </w:rPr>
          <w:t>-</w:t>
        </w:r>
      </w:ins>
      <w:del w:id="40" w:author="Alejandro Reyes" w:date="2015-05-08T12:59:00Z">
        <w:r w:rsidRPr="00797958" w:rsidDel="008527C0">
          <w:rPr>
            <w:rFonts w:ascii="Times New Roman" w:eastAsia="Times New Roman" w:hAnsi="Times New Roman" w:cs="Times New Roman"/>
            <w:sz w:val="24"/>
            <w:highlight w:val="white"/>
            <w:lang w:val="es-ES_tradnl"/>
          </w:rPr>
          <w:delText>nucleotidos</w:delText>
        </w:r>
      </w:del>
      <w:ins w:id="41" w:author="Alejandro Reyes" w:date="2015-05-08T12:59:00Z">
        <w:r w:rsidR="008527C0" w:rsidRPr="00797958">
          <w:rPr>
            <w:rFonts w:ascii="Times New Roman" w:eastAsia="Times New Roman" w:hAnsi="Times New Roman" w:cs="Times New Roman"/>
            <w:sz w:val="24"/>
            <w:highlight w:val="white"/>
            <w:lang w:val="es-ES_tradnl"/>
          </w:rPr>
          <w:t>nucleótidos</w:t>
        </w:r>
      </w:ins>
      <w:r w:rsidRPr="00797958">
        <w:rPr>
          <w:rFonts w:ascii="Times New Roman" w:eastAsia="Times New Roman" w:hAnsi="Times New Roman" w:cs="Times New Roman"/>
          <w:sz w:val="24"/>
          <w:highlight w:val="white"/>
          <w:lang w:val="es-ES_tradnl"/>
        </w:rPr>
        <w:t xml:space="preserve"> en el genoma y se puede obtener usando un método de </w:t>
      </w:r>
      <w:proofErr w:type="spellStart"/>
      <w:r w:rsidRPr="00797958">
        <w:rPr>
          <w:rFonts w:ascii="Times New Roman" w:eastAsia="Times New Roman" w:hAnsi="Times New Roman" w:cs="Times New Roman"/>
          <w:sz w:val="24"/>
          <w:highlight w:val="white"/>
          <w:lang w:val="es-ES_tradnl"/>
        </w:rPr>
        <w:t>Markov</w:t>
      </w:r>
      <w:proofErr w:type="spellEnd"/>
      <w:r w:rsidRPr="00797958">
        <w:rPr>
          <w:rFonts w:ascii="Times New Roman" w:eastAsia="Times New Roman" w:hAnsi="Times New Roman" w:cs="Times New Roman"/>
          <w:sz w:val="24"/>
          <w:highlight w:val="white"/>
          <w:lang w:val="es-ES_tradnl"/>
        </w:rPr>
        <w:t xml:space="preserve"> de orden cero o un método de cadenas de </w:t>
      </w:r>
      <w:proofErr w:type="spellStart"/>
      <w:r w:rsidRPr="00797958">
        <w:rPr>
          <w:rFonts w:ascii="Times New Roman" w:eastAsia="Times New Roman" w:hAnsi="Times New Roman" w:cs="Times New Roman"/>
          <w:sz w:val="24"/>
          <w:highlight w:val="white"/>
          <w:lang w:val="es-ES_tradnl"/>
        </w:rPr>
        <w:t>Markov</w:t>
      </w:r>
      <w:proofErr w:type="spellEnd"/>
      <w:r w:rsidRPr="00797958">
        <w:rPr>
          <w:rFonts w:ascii="Times New Roman" w:eastAsia="Times New Roman" w:hAnsi="Times New Roman" w:cs="Times New Roman"/>
          <w:sz w:val="24"/>
          <w:highlight w:val="white"/>
          <w:lang w:val="es-ES_tradnl"/>
        </w:rPr>
        <w:t xml:space="preserve"> </w:t>
      </w:r>
      <w:sdt>
        <w:sdtPr>
          <w:rPr>
            <w:rFonts w:ascii="Times New Roman" w:eastAsia="Times New Roman" w:hAnsi="Times New Roman" w:cs="Times New Roman"/>
            <w:sz w:val="24"/>
            <w:highlight w:val="white"/>
            <w:lang w:val="es-ES_tradnl"/>
          </w:rPr>
          <w:id w:val="-1975969327"/>
          <w:citation/>
        </w:sdtPr>
        <w:sdtEndPr/>
        <w:sdtContent>
          <w:r w:rsidRPr="00797958">
            <w:rPr>
              <w:rFonts w:ascii="Times New Roman" w:eastAsia="Times New Roman" w:hAnsi="Times New Roman" w:cs="Times New Roman"/>
              <w:sz w:val="24"/>
              <w:highlight w:val="white"/>
              <w:lang w:val="es-ES_tradnl"/>
            </w:rPr>
            <w:fldChar w:fldCharType="begin"/>
          </w:r>
          <w:r w:rsidRPr="00797958">
            <w:rPr>
              <w:rFonts w:ascii="Times New Roman" w:eastAsia="Times New Roman" w:hAnsi="Times New Roman" w:cs="Times New Roman"/>
              <w:sz w:val="24"/>
              <w:highlight w:val="white"/>
              <w:lang w:val="es-ES_tradnl"/>
            </w:rPr>
            <w:instrText xml:space="preserve"> CITATION Pri031 \l 1033 </w:instrText>
          </w:r>
          <w:r w:rsidRPr="00797958">
            <w:rPr>
              <w:rFonts w:ascii="Times New Roman" w:eastAsia="Times New Roman" w:hAnsi="Times New Roman" w:cs="Times New Roman"/>
              <w:sz w:val="24"/>
              <w:highlight w:val="white"/>
              <w:lang w:val="es-ES_tradnl"/>
            </w:rPr>
            <w:fldChar w:fldCharType="separate"/>
          </w:r>
          <w:r w:rsidR="004E4841" w:rsidRPr="00797958">
            <w:rPr>
              <w:rFonts w:ascii="Times New Roman" w:eastAsia="Times New Roman" w:hAnsi="Times New Roman" w:cs="Times New Roman"/>
              <w:noProof/>
              <w:sz w:val="24"/>
              <w:highlight w:val="white"/>
              <w:lang w:val="es-ES_tradnl"/>
            </w:rPr>
            <w:t>(Pride, Meinersmann, Wassenaar, &amp; Blaser, 2003)</w:t>
          </w:r>
          <w:r w:rsidRPr="00797958">
            <w:rPr>
              <w:rFonts w:ascii="Times New Roman" w:eastAsia="Times New Roman" w:hAnsi="Times New Roman" w:cs="Times New Roman"/>
              <w:sz w:val="24"/>
              <w:highlight w:val="white"/>
              <w:lang w:val="es-ES_tradnl"/>
            </w:rPr>
            <w:fldChar w:fldCharType="end"/>
          </w:r>
        </w:sdtContent>
      </w:sdt>
      <w:r w:rsidRPr="00797958">
        <w:rPr>
          <w:rFonts w:ascii="Times New Roman" w:eastAsia="Times New Roman" w:hAnsi="Times New Roman" w:cs="Times New Roman"/>
          <w:sz w:val="24"/>
          <w:highlight w:val="white"/>
          <w:lang w:val="es-ES_tradnl"/>
        </w:rPr>
        <w:t xml:space="preserve">. De acuerdo a </w:t>
      </w:r>
      <w:proofErr w:type="spellStart"/>
      <w:r w:rsidRPr="00797958">
        <w:rPr>
          <w:rFonts w:ascii="Times New Roman" w:eastAsia="Times New Roman" w:hAnsi="Times New Roman" w:cs="Times New Roman"/>
          <w:sz w:val="24"/>
          <w:highlight w:val="white"/>
          <w:lang w:val="es-ES_tradnl"/>
        </w:rPr>
        <w:t>Pride</w:t>
      </w:r>
      <w:proofErr w:type="spellEnd"/>
      <w:r w:rsidRPr="00797958">
        <w:rPr>
          <w:rFonts w:ascii="Times New Roman" w:eastAsia="Times New Roman" w:hAnsi="Times New Roman" w:cs="Times New Roman"/>
          <w:sz w:val="24"/>
          <w:highlight w:val="white"/>
          <w:lang w:val="es-ES_tradnl"/>
        </w:rPr>
        <w:t xml:space="preserve"> et al, las diferencias de los perfiles </w:t>
      </w:r>
      <w:proofErr w:type="spellStart"/>
      <w:r w:rsidRPr="00797958">
        <w:rPr>
          <w:rFonts w:ascii="Times New Roman" w:eastAsia="Times New Roman" w:hAnsi="Times New Roman" w:cs="Times New Roman"/>
          <w:sz w:val="24"/>
          <w:highlight w:val="white"/>
          <w:lang w:val="es-ES_tradnl"/>
        </w:rPr>
        <w:t>TUD</w:t>
      </w:r>
      <w:proofErr w:type="spellEnd"/>
      <w:r w:rsidRPr="00797958">
        <w:rPr>
          <w:rFonts w:ascii="Times New Roman" w:eastAsia="Times New Roman" w:hAnsi="Times New Roman" w:cs="Times New Roman"/>
          <w:sz w:val="24"/>
          <w:highlight w:val="white"/>
          <w:lang w:val="es-ES_tradnl"/>
        </w:rPr>
        <w:t xml:space="preserve"> entre organismos como </w:t>
      </w:r>
      <w:r w:rsidRPr="00797958">
        <w:rPr>
          <w:rFonts w:ascii="Times New Roman" w:eastAsia="Times New Roman" w:hAnsi="Times New Roman" w:cs="Times New Roman"/>
          <w:i/>
          <w:sz w:val="24"/>
          <w:highlight w:val="white"/>
          <w:lang w:val="es-ES_tradnl"/>
        </w:rPr>
        <w:t xml:space="preserve">C. </w:t>
      </w:r>
      <w:proofErr w:type="spellStart"/>
      <w:r w:rsidRPr="00797958">
        <w:rPr>
          <w:rFonts w:ascii="Times New Roman" w:eastAsia="Times New Roman" w:hAnsi="Times New Roman" w:cs="Times New Roman"/>
          <w:i/>
          <w:sz w:val="24"/>
          <w:highlight w:val="white"/>
          <w:lang w:val="es-ES_tradnl"/>
        </w:rPr>
        <w:t>jejuni</w:t>
      </w:r>
      <w:proofErr w:type="spellEnd"/>
      <w:r w:rsidRPr="00797958">
        <w:rPr>
          <w:rFonts w:ascii="Times New Roman" w:eastAsia="Times New Roman" w:hAnsi="Times New Roman" w:cs="Times New Roman"/>
          <w:i/>
          <w:sz w:val="24"/>
          <w:highlight w:val="white"/>
          <w:lang w:val="es-ES_tradnl"/>
        </w:rPr>
        <w:t xml:space="preserve"> </w:t>
      </w:r>
      <w:r w:rsidRPr="00797958">
        <w:rPr>
          <w:rFonts w:ascii="Times New Roman" w:eastAsia="Times New Roman" w:hAnsi="Times New Roman" w:cs="Times New Roman"/>
          <w:sz w:val="24"/>
          <w:highlight w:val="white"/>
          <w:lang w:val="es-ES_tradnl"/>
        </w:rPr>
        <w:t xml:space="preserve">y </w:t>
      </w:r>
      <w:r w:rsidRPr="00797958">
        <w:rPr>
          <w:rFonts w:ascii="Times New Roman" w:eastAsia="Times New Roman" w:hAnsi="Times New Roman" w:cs="Times New Roman"/>
          <w:i/>
          <w:sz w:val="24"/>
          <w:highlight w:val="white"/>
          <w:lang w:val="es-ES_tradnl"/>
        </w:rPr>
        <w:t xml:space="preserve">H. pylori </w:t>
      </w:r>
      <w:r w:rsidRPr="00797958">
        <w:rPr>
          <w:rFonts w:ascii="Times New Roman" w:eastAsia="Times New Roman" w:hAnsi="Times New Roman" w:cs="Times New Roman"/>
          <w:sz w:val="24"/>
          <w:highlight w:val="white"/>
          <w:lang w:val="es-ES_tradnl"/>
        </w:rPr>
        <w:t xml:space="preserve">no depende de su similitud en contenido de </w:t>
      </w:r>
      <w:proofErr w:type="spellStart"/>
      <w:r w:rsidRPr="00797958">
        <w:rPr>
          <w:rFonts w:ascii="Times New Roman" w:eastAsia="Times New Roman" w:hAnsi="Times New Roman" w:cs="Times New Roman"/>
          <w:sz w:val="24"/>
          <w:highlight w:val="white"/>
          <w:lang w:val="es-ES_tradnl"/>
        </w:rPr>
        <w:t>GC</w:t>
      </w:r>
      <w:proofErr w:type="spellEnd"/>
      <w:r w:rsidRPr="00797958">
        <w:rPr>
          <w:rFonts w:ascii="Times New Roman" w:eastAsia="Times New Roman" w:hAnsi="Times New Roman" w:cs="Times New Roman"/>
          <w:sz w:val="24"/>
          <w:highlight w:val="white"/>
          <w:lang w:val="es-ES_tradnl"/>
        </w:rPr>
        <w:t xml:space="preserve">, la cual es relativamente alta, por lo cual puede haber una alta correlación entre sus perfiles </w:t>
      </w:r>
      <w:proofErr w:type="spellStart"/>
      <w:r w:rsidRPr="00797958">
        <w:rPr>
          <w:rFonts w:ascii="Times New Roman" w:eastAsia="Times New Roman" w:hAnsi="Times New Roman" w:cs="Times New Roman"/>
          <w:sz w:val="24"/>
          <w:highlight w:val="white"/>
          <w:lang w:val="es-ES_tradnl"/>
        </w:rPr>
        <w:t>TUD</w:t>
      </w:r>
      <w:proofErr w:type="spellEnd"/>
      <w:r w:rsidRPr="00797958">
        <w:rPr>
          <w:rFonts w:ascii="Times New Roman" w:eastAsia="Times New Roman" w:hAnsi="Times New Roman" w:cs="Times New Roman"/>
          <w:sz w:val="24"/>
          <w:highlight w:val="white"/>
          <w:lang w:val="es-ES_tradnl"/>
        </w:rPr>
        <w:t xml:space="preserve">. Así, la conservación del uso de nucleótidos es relativamente independiente del cambio en el contenido de </w:t>
      </w:r>
      <w:proofErr w:type="spellStart"/>
      <w:r w:rsidRPr="00797958">
        <w:rPr>
          <w:rFonts w:ascii="Times New Roman" w:eastAsia="Times New Roman" w:hAnsi="Times New Roman" w:cs="Times New Roman"/>
          <w:sz w:val="24"/>
          <w:highlight w:val="white"/>
          <w:lang w:val="es-ES_tradnl"/>
        </w:rPr>
        <w:t>GC</w:t>
      </w:r>
      <w:proofErr w:type="spellEnd"/>
      <w:r w:rsidRPr="00797958">
        <w:rPr>
          <w:rFonts w:ascii="Times New Roman" w:eastAsia="Times New Roman" w:hAnsi="Times New Roman" w:cs="Times New Roman"/>
          <w:sz w:val="24"/>
          <w:highlight w:val="white"/>
          <w:lang w:val="es-ES_tradnl"/>
        </w:rPr>
        <w:t xml:space="preserve"> </w:t>
      </w:r>
      <w:sdt>
        <w:sdtPr>
          <w:rPr>
            <w:rFonts w:ascii="Times New Roman" w:eastAsia="Times New Roman" w:hAnsi="Times New Roman" w:cs="Times New Roman"/>
            <w:sz w:val="24"/>
            <w:highlight w:val="white"/>
            <w:lang w:val="es-ES_tradnl"/>
          </w:rPr>
          <w:id w:val="-1554838453"/>
          <w:citation/>
        </w:sdtPr>
        <w:sdtEndPr/>
        <w:sdtContent>
          <w:r w:rsidRPr="00797958">
            <w:rPr>
              <w:rFonts w:ascii="Times New Roman" w:eastAsia="Times New Roman" w:hAnsi="Times New Roman" w:cs="Times New Roman"/>
              <w:sz w:val="24"/>
              <w:highlight w:val="white"/>
              <w:lang w:val="es-ES_tradnl"/>
            </w:rPr>
            <w:fldChar w:fldCharType="begin"/>
          </w:r>
          <w:r w:rsidRPr="00797958">
            <w:rPr>
              <w:rFonts w:ascii="Times New Roman" w:eastAsia="Times New Roman" w:hAnsi="Times New Roman" w:cs="Times New Roman"/>
              <w:sz w:val="24"/>
              <w:highlight w:val="white"/>
              <w:lang w:val="es-ES_tradnl"/>
            </w:rPr>
            <w:instrText xml:space="preserve"> CITATION Pri031 \l 1033 </w:instrText>
          </w:r>
          <w:r w:rsidRPr="00797958">
            <w:rPr>
              <w:rFonts w:ascii="Times New Roman" w:eastAsia="Times New Roman" w:hAnsi="Times New Roman" w:cs="Times New Roman"/>
              <w:sz w:val="24"/>
              <w:highlight w:val="white"/>
              <w:lang w:val="es-ES_tradnl"/>
            </w:rPr>
            <w:fldChar w:fldCharType="separate"/>
          </w:r>
          <w:r w:rsidR="004E4841" w:rsidRPr="00797958">
            <w:rPr>
              <w:rFonts w:ascii="Times New Roman" w:eastAsia="Times New Roman" w:hAnsi="Times New Roman" w:cs="Times New Roman"/>
              <w:noProof/>
              <w:sz w:val="24"/>
              <w:highlight w:val="white"/>
              <w:lang w:val="es-ES_tradnl"/>
            </w:rPr>
            <w:t>(Pride, Meinersmann, Wassenaar, &amp; Blaser, 2003)</w:t>
          </w:r>
          <w:r w:rsidRPr="00797958">
            <w:rPr>
              <w:rFonts w:ascii="Times New Roman" w:eastAsia="Times New Roman" w:hAnsi="Times New Roman" w:cs="Times New Roman"/>
              <w:sz w:val="24"/>
              <w:highlight w:val="white"/>
              <w:lang w:val="es-ES_tradnl"/>
            </w:rPr>
            <w:fldChar w:fldCharType="end"/>
          </w:r>
        </w:sdtContent>
      </w:sdt>
      <w:r w:rsidRPr="00797958">
        <w:rPr>
          <w:rFonts w:ascii="Times New Roman" w:eastAsia="Times New Roman" w:hAnsi="Times New Roman" w:cs="Times New Roman"/>
          <w:sz w:val="24"/>
          <w:highlight w:val="white"/>
          <w:lang w:val="es-ES_tradnl"/>
        </w:rPr>
        <w:t>. De esta manera, el uso a la información que un genoma puede proveer es más eficiente debido que hay un mayor nivel de sensibilidad usando sesgos de k-mer</w:t>
      </w:r>
      <w:ins w:id="42" w:author="Alejandro Reyes" w:date="2015-05-08T12:59:00Z">
        <w:r w:rsidR="008527C0">
          <w:rPr>
            <w:rFonts w:ascii="Times New Roman" w:eastAsia="Times New Roman" w:hAnsi="Times New Roman" w:cs="Times New Roman"/>
            <w:sz w:val="24"/>
            <w:highlight w:val="white"/>
            <w:lang w:val="es-ES_tradnl"/>
          </w:rPr>
          <w:t>o</w:t>
        </w:r>
      </w:ins>
      <w:r w:rsidRPr="00797958">
        <w:rPr>
          <w:rFonts w:ascii="Times New Roman" w:eastAsia="Times New Roman" w:hAnsi="Times New Roman" w:cs="Times New Roman"/>
          <w:sz w:val="24"/>
          <w:highlight w:val="white"/>
          <w:lang w:val="es-ES_tradnl"/>
        </w:rPr>
        <w:t xml:space="preserve">s o en este caso perfiles </w:t>
      </w:r>
      <w:proofErr w:type="spellStart"/>
      <w:r w:rsidRPr="00797958">
        <w:rPr>
          <w:rFonts w:ascii="Times New Roman" w:eastAsia="Times New Roman" w:hAnsi="Times New Roman" w:cs="Times New Roman"/>
          <w:sz w:val="24"/>
          <w:highlight w:val="white"/>
          <w:lang w:val="es-ES_tradnl"/>
        </w:rPr>
        <w:t>TUD</w:t>
      </w:r>
      <w:proofErr w:type="spellEnd"/>
      <w:r w:rsidRPr="00797958">
        <w:rPr>
          <w:rFonts w:ascii="Times New Roman" w:eastAsia="Times New Roman" w:hAnsi="Times New Roman" w:cs="Times New Roman"/>
          <w:sz w:val="24"/>
          <w:highlight w:val="white"/>
          <w:lang w:val="es-ES_tradnl"/>
        </w:rPr>
        <w:t xml:space="preserve">. </w:t>
      </w:r>
    </w:p>
    <w:p w14:paraId="66016394" w14:textId="77777777" w:rsidR="00893237" w:rsidRPr="00797958" w:rsidRDefault="00893237" w:rsidP="00893237">
      <w:pPr>
        <w:pStyle w:val="normal0"/>
        <w:jc w:val="both"/>
        <w:rPr>
          <w:lang w:val="es-ES_tradnl"/>
        </w:rPr>
      </w:pPr>
    </w:p>
    <w:p w14:paraId="2C5ECB40" w14:textId="77777777" w:rsidR="00945811" w:rsidRPr="00797958" w:rsidRDefault="00945811" w:rsidP="00893237">
      <w:pPr>
        <w:pStyle w:val="normal0"/>
        <w:jc w:val="both"/>
        <w:rPr>
          <w:rFonts w:ascii="Times New Roman" w:eastAsia="Times New Roman" w:hAnsi="Times New Roman" w:cs="Times New Roman"/>
          <w:sz w:val="24"/>
          <w:lang w:val="es-ES_tradnl"/>
        </w:rPr>
      </w:pPr>
    </w:p>
    <w:p w14:paraId="4BA823BA" w14:textId="31E59102" w:rsidR="00945811" w:rsidRPr="00797958" w:rsidRDefault="00945811" w:rsidP="00893237">
      <w:pPr>
        <w:pStyle w:val="normal0"/>
        <w:jc w:val="both"/>
        <w:rPr>
          <w:rFonts w:ascii="Times New Roman" w:eastAsia="Times New Roman" w:hAnsi="Times New Roman" w:cs="Times New Roman"/>
          <w:i/>
          <w:sz w:val="24"/>
          <w:lang w:val="es-ES_tradnl"/>
        </w:rPr>
      </w:pPr>
      <w:proofErr w:type="spellStart"/>
      <w:r w:rsidRPr="00797958">
        <w:rPr>
          <w:rFonts w:ascii="Times New Roman" w:eastAsia="Times New Roman" w:hAnsi="Times New Roman" w:cs="Times New Roman"/>
          <w:i/>
          <w:sz w:val="24"/>
          <w:lang w:val="es-ES_tradnl"/>
        </w:rPr>
        <w:lastRenderedPageBreak/>
        <w:t>Clusterización</w:t>
      </w:r>
      <w:proofErr w:type="spellEnd"/>
    </w:p>
    <w:p w14:paraId="0C6F695F" w14:textId="77777777" w:rsidR="00945811" w:rsidRPr="00797958" w:rsidRDefault="00945811" w:rsidP="00893237">
      <w:pPr>
        <w:pStyle w:val="normal0"/>
        <w:jc w:val="both"/>
        <w:rPr>
          <w:rFonts w:ascii="Times New Roman" w:eastAsia="Times New Roman" w:hAnsi="Times New Roman" w:cs="Times New Roman"/>
          <w:sz w:val="24"/>
          <w:lang w:val="es-ES_tradnl"/>
        </w:rPr>
      </w:pPr>
    </w:p>
    <w:p w14:paraId="5E5604F9" w14:textId="4CB2DDC7" w:rsidR="00893237" w:rsidRPr="00797958" w:rsidRDefault="00893237" w:rsidP="00893237">
      <w:pPr>
        <w:pStyle w:val="normal0"/>
        <w:jc w:val="both"/>
        <w:rPr>
          <w:lang w:val="es-ES_tradnl"/>
        </w:rPr>
      </w:pPr>
      <w:r w:rsidRPr="00797958">
        <w:rPr>
          <w:rFonts w:ascii="Times New Roman" w:eastAsia="Times New Roman" w:hAnsi="Times New Roman" w:cs="Times New Roman"/>
          <w:sz w:val="24"/>
          <w:lang w:val="es-ES_tradnl"/>
        </w:rPr>
        <w:t>Por otro lado, dado que los sesgos de k-mer</w:t>
      </w:r>
      <w:ins w:id="43" w:author="Alejandro Reyes" w:date="2015-05-08T12:59: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s se han definido como firmas, es relevante realizar metodologías para representar gráficamente estas firmas pues esto permitiría estimar patrones de una forma más sencilla. Uno de los métodos más usados para la representación visual de sesgos de k-mer</w:t>
      </w:r>
      <w:ins w:id="44" w:author="Alejandro Reyes" w:date="2015-05-08T12:59: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s es la </w:t>
      </w:r>
      <w:proofErr w:type="spellStart"/>
      <w:r w:rsidRPr="00797958">
        <w:rPr>
          <w:rFonts w:ascii="Times New Roman" w:eastAsia="Times New Roman" w:hAnsi="Times New Roman" w:cs="Times New Roman"/>
          <w:sz w:val="24"/>
          <w:lang w:val="es-ES_tradnl"/>
        </w:rPr>
        <w:t>clusterización</w:t>
      </w:r>
      <w:proofErr w:type="spellEnd"/>
      <w:r w:rsidRPr="00797958">
        <w:rPr>
          <w:rFonts w:ascii="Times New Roman" w:eastAsia="Times New Roman" w:hAnsi="Times New Roman" w:cs="Times New Roman"/>
          <w:sz w:val="24"/>
          <w:lang w:val="es-ES_tradnl"/>
        </w:rPr>
        <w:t xml:space="preserve">, definida como “el proceso de generar grupos de objetos en una forma tal que los objetos en un </w:t>
      </w:r>
      <w:del w:id="45" w:author="Alejandro Reyes" w:date="2015-05-08T12:59:00Z">
        <w:r w:rsidRPr="00797958" w:rsidDel="008527C0">
          <w:rPr>
            <w:rFonts w:ascii="Times New Roman" w:eastAsia="Times New Roman" w:hAnsi="Times New Roman" w:cs="Times New Roman"/>
            <w:sz w:val="24"/>
            <w:lang w:val="es-ES_tradnl"/>
          </w:rPr>
          <w:delText>cluster</w:delText>
        </w:r>
      </w:del>
      <w:ins w:id="46" w:author="Alejandro Reyes" w:date="2015-05-08T12:59:00Z">
        <w:r w:rsidR="008527C0" w:rsidRPr="00797958">
          <w:rPr>
            <w:rFonts w:ascii="Times New Roman" w:eastAsia="Times New Roman" w:hAnsi="Times New Roman" w:cs="Times New Roman"/>
            <w:sz w:val="24"/>
            <w:lang w:val="es-ES_tradnl"/>
          </w:rPr>
          <w:t>clúster</w:t>
        </w:r>
      </w:ins>
      <w:r w:rsidRPr="00797958">
        <w:rPr>
          <w:rFonts w:ascii="Times New Roman" w:eastAsia="Times New Roman" w:hAnsi="Times New Roman" w:cs="Times New Roman"/>
          <w:sz w:val="24"/>
          <w:lang w:val="es-ES_tradnl"/>
        </w:rPr>
        <w:t xml:space="preserve"> son similares y los objetos en diferentes </w:t>
      </w:r>
      <w:del w:id="47" w:author="Alejandro Reyes" w:date="2015-05-08T12:59:00Z">
        <w:r w:rsidRPr="00797958" w:rsidDel="008527C0">
          <w:rPr>
            <w:rFonts w:ascii="Times New Roman" w:eastAsia="Times New Roman" w:hAnsi="Times New Roman" w:cs="Times New Roman"/>
            <w:sz w:val="24"/>
            <w:lang w:val="es-ES_tradnl"/>
          </w:rPr>
          <w:delText>clusters</w:delText>
        </w:r>
      </w:del>
      <w:ins w:id="48" w:author="Alejandro Reyes" w:date="2015-05-08T12:59:00Z">
        <w:r w:rsidR="008527C0" w:rsidRPr="00797958">
          <w:rPr>
            <w:rFonts w:ascii="Times New Roman" w:eastAsia="Times New Roman" w:hAnsi="Times New Roman" w:cs="Times New Roman"/>
            <w:sz w:val="24"/>
            <w:lang w:val="es-ES_tradnl"/>
          </w:rPr>
          <w:t>clústeres</w:t>
        </w:r>
      </w:ins>
      <w:r w:rsidRPr="00797958">
        <w:rPr>
          <w:rFonts w:ascii="Times New Roman" w:eastAsia="Times New Roman" w:hAnsi="Times New Roman" w:cs="Times New Roman"/>
          <w:sz w:val="24"/>
          <w:lang w:val="es-ES_tradnl"/>
        </w:rPr>
        <w:t xml:space="preserve"> son significativamente diferentes” </w:t>
      </w:r>
      <w:sdt>
        <w:sdtPr>
          <w:rPr>
            <w:rFonts w:ascii="Times New Roman" w:eastAsia="Times New Roman" w:hAnsi="Times New Roman" w:cs="Times New Roman"/>
            <w:sz w:val="24"/>
            <w:lang w:val="es-ES_tradnl"/>
          </w:rPr>
          <w:id w:val="-298299448"/>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CITATION Guo07 \p 8-12 \t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(Gan, Ma, &amp; Wu, 2007, pp. 8-12)</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color w:val="333333"/>
          <w:sz w:val="24"/>
          <w:lang w:val="es-ES_tradnl"/>
        </w:rPr>
        <w:t xml:space="preserve">La aplicación de análisis de </w:t>
      </w:r>
      <w:del w:id="49" w:author="Alejandro Reyes" w:date="2015-05-08T13:00:00Z">
        <w:r w:rsidRPr="00797958" w:rsidDel="008527C0">
          <w:rPr>
            <w:rFonts w:ascii="Times New Roman" w:eastAsia="Times New Roman" w:hAnsi="Times New Roman" w:cs="Times New Roman"/>
            <w:color w:val="333333"/>
            <w:sz w:val="24"/>
            <w:lang w:val="es-ES_tradnl"/>
          </w:rPr>
          <w:delText>cluster</w:delText>
        </w:r>
        <w:r w:rsidR="00411C0A" w:rsidRPr="00797958" w:rsidDel="008527C0">
          <w:rPr>
            <w:rFonts w:ascii="Times New Roman" w:eastAsia="Times New Roman" w:hAnsi="Times New Roman" w:cs="Times New Roman"/>
            <w:color w:val="333333"/>
            <w:sz w:val="24"/>
            <w:lang w:val="es-ES_tradnl"/>
          </w:rPr>
          <w:delText>s</w:delText>
        </w:r>
      </w:del>
      <w:ins w:id="50" w:author="Alejandro Reyes" w:date="2015-05-08T13:00:00Z">
        <w:r w:rsidR="008527C0" w:rsidRPr="00797958">
          <w:rPr>
            <w:rFonts w:ascii="Times New Roman" w:eastAsia="Times New Roman" w:hAnsi="Times New Roman" w:cs="Times New Roman"/>
            <w:color w:val="333333"/>
            <w:sz w:val="24"/>
            <w:lang w:val="es-ES_tradnl"/>
          </w:rPr>
          <w:t>clústeres</w:t>
        </w:r>
      </w:ins>
      <w:r w:rsidRPr="00797958">
        <w:rPr>
          <w:rFonts w:ascii="Times New Roman" w:eastAsia="Times New Roman" w:hAnsi="Times New Roman" w:cs="Times New Roman"/>
          <w:color w:val="333333"/>
          <w:sz w:val="24"/>
          <w:lang w:val="es-ES_tradnl"/>
        </w:rPr>
        <w:t xml:space="preserve"> en Biología ha sido un proceso en constante cambio debido al avance de las tecnologías como expresión génica </w:t>
      </w:r>
      <w:sdt>
        <w:sdtPr>
          <w:rPr>
            <w:rFonts w:ascii="Times New Roman" w:eastAsia="Times New Roman" w:hAnsi="Times New Roman" w:cs="Times New Roman"/>
            <w:color w:val="333333"/>
            <w:sz w:val="24"/>
            <w:lang w:val="es-ES_tradnl"/>
          </w:rPr>
          <w:id w:val="-291676753"/>
          <w:citation/>
        </w:sdtPr>
        <w:sdtEndPr/>
        <w:sdtContent>
          <w:r w:rsidRPr="00797958">
            <w:rPr>
              <w:rFonts w:ascii="Times New Roman" w:eastAsia="Times New Roman" w:hAnsi="Times New Roman" w:cs="Times New Roman"/>
              <w:color w:val="333333"/>
              <w:sz w:val="24"/>
              <w:lang w:val="es-ES_tradnl"/>
            </w:rPr>
            <w:fldChar w:fldCharType="begin"/>
          </w:r>
          <w:r w:rsidRPr="00797958">
            <w:rPr>
              <w:rFonts w:ascii="Times New Roman" w:eastAsia="Times New Roman" w:hAnsi="Times New Roman" w:cs="Times New Roman"/>
              <w:color w:val="333333"/>
              <w:sz w:val="24"/>
              <w:lang w:val="es-ES_tradnl"/>
            </w:rPr>
            <w:instrText xml:space="preserve">CITATION Guo07 \p 323-324 \l 1033 </w:instrText>
          </w:r>
          <w:r w:rsidRPr="00797958">
            <w:rPr>
              <w:rFonts w:ascii="Times New Roman" w:eastAsia="Times New Roman" w:hAnsi="Times New Roman" w:cs="Times New Roman"/>
              <w:color w:val="333333"/>
              <w:sz w:val="24"/>
              <w:lang w:val="es-ES_tradnl"/>
            </w:rPr>
            <w:fldChar w:fldCharType="separate"/>
          </w:r>
          <w:r w:rsidR="004E4841" w:rsidRPr="00797958">
            <w:rPr>
              <w:rFonts w:ascii="Times New Roman" w:eastAsia="Times New Roman" w:hAnsi="Times New Roman" w:cs="Times New Roman"/>
              <w:noProof/>
              <w:color w:val="333333"/>
              <w:sz w:val="24"/>
              <w:lang w:val="es-ES_tradnl"/>
            </w:rPr>
            <w:t>(Gan, Ma, &amp; Wu, 2007, pp. 323-324)</w:t>
          </w:r>
          <w:r w:rsidRPr="00797958">
            <w:rPr>
              <w:rFonts w:ascii="Times New Roman" w:eastAsia="Times New Roman" w:hAnsi="Times New Roman" w:cs="Times New Roman"/>
              <w:color w:val="333333"/>
              <w:sz w:val="24"/>
              <w:lang w:val="es-ES_tradnl"/>
            </w:rPr>
            <w:fldChar w:fldCharType="end"/>
          </w:r>
        </w:sdtContent>
      </w:sdt>
      <w:r w:rsidRPr="00797958">
        <w:rPr>
          <w:rFonts w:ascii="Times New Roman" w:eastAsia="Times New Roman" w:hAnsi="Times New Roman" w:cs="Times New Roman"/>
          <w:color w:val="333333"/>
          <w:sz w:val="24"/>
          <w:lang w:val="es-ES_tradnl"/>
        </w:rPr>
        <w:t>. Sin embargo, es posible adaptar las firmas de sesgos de k-mer</w:t>
      </w:r>
      <w:ins w:id="51" w:author="Alejandro Reyes" w:date="2015-05-08T13:00:00Z">
        <w:r w:rsidR="008527C0">
          <w:rPr>
            <w:rFonts w:ascii="Times New Roman" w:eastAsia="Times New Roman" w:hAnsi="Times New Roman" w:cs="Times New Roman"/>
            <w:color w:val="333333"/>
            <w:sz w:val="24"/>
            <w:lang w:val="es-ES_tradnl"/>
          </w:rPr>
          <w:t>o</w:t>
        </w:r>
      </w:ins>
      <w:r w:rsidRPr="00797958">
        <w:rPr>
          <w:rFonts w:ascii="Times New Roman" w:eastAsia="Times New Roman" w:hAnsi="Times New Roman" w:cs="Times New Roman"/>
          <w:color w:val="333333"/>
          <w:sz w:val="24"/>
          <w:lang w:val="es-ES_tradnl"/>
        </w:rPr>
        <w:t xml:space="preserve">s, específicamente sus distribuciones, a las principales etapas de una </w:t>
      </w:r>
      <w:proofErr w:type="spellStart"/>
      <w:r w:rsidRPr="00797958">
        <w:rPr>
          <w:rFonts w:ascii="Times New Roman" w:eastAsia="Times New Roman" w:hAnsi="Times New Roman" w:cs="Times New Roman"/>
          <w:color w:val="333333"/>
          <w:sz w:val="24"/>
          <w:lang w:val="es-ES_tradnl"/>
        </w:rPr>
        <w:t>clusterización</w:t>
      </w:r>
      <w:proofErr w:type="spellEnd"/>
      <w:r w:rsidRPr="00797958">
        <w:rPr>
          <w:rFonts w:ascii="Times New Roman" w:eastAsia="Times New Roman" w:hAnsi="Times New Roman" w:cs="Times New Roman"/>
          <w:color w:val="333333"/>
          <w:sz w:val="24"/>
          <w:lang w:val="es-ES_tradnl"/>
        </w:rPr>
        <w:t xml:space="preserve"> que son representación de datos, modelamiento, opt</w:t>
      </w:r>
      <w:r w:rsidR="00945811" w:rsidRPr="00797958">
        <w:rPr>
          <w:rFonts w:ascii="Times New Roman" w:eastAsia="Times New Roman" w:hAnsi="Times New Roman" w:cs="Times New Roman"/>
          <w:color w:val="333333"/>
          <w:sz w:val="24"/>
          <w:lang w:val="es-ES_tradnl"/>
        </w:rPr>
        <w:t>imización y validación (Figura 2</w:t>
      </w:r>
      <w:r w:rsidRPr="00797958">
        <w:rPr>
          <w:rFonts w:ascii="Times New Roman" w:eastAsia="Times New Roman" w:hAnsi="Times New Roman" w:cs="Times New Roman"/>
          <w:color w:val="333333"/>
          <w:sz w:val="24"/>
          <w:lang w:val="es-ES_tradnl"/>
        </w:rPr>
        <w:t xml:space="preserve">). </w:t>
      </w:r>
    </w:p>
    <w:p w14:paraId="2509A6FD" w14:textId="77777777" w:rsidR="00893237" w:rsidRPr="00797958" w:rsidRDefault="00893237" w:rsidP="00893237">
      <w:pPr>
        <w:pStyle w:val="normal0"/>
        <w:jc w:val="both"/>
        <w:rPr>
          <w:lang w:val="es-ES_tradnl"/>
        </w:rPr>
      </w:pPr>
    </w:p>
    <w:p w14:paraId="7E580C47" w14:textId="77777777" w:rsidR="00893237" w:rsidRPr="00797958" w:rsidRDefault="00893237" w:rsidP="00893237">
      <w:pPr>
        <w:pStyle w:val="normal0"/>
        <w:jc w:val="both"/>
        <w:rPr>
          <w:lang w:val="es-ES_tradnl"/>
        </w:rPr>
      </w:pPr>
    </w:p>
    <w:p w14:paraId="12DBEDDE" w14:textId="77777777" w:rsidR="00893237" w:rsidRPr="00797958" w:rsidRDefault="00893237" w:rsidP="00893237">
      <w:pPr>
        <w:pStyle w:val="normal0"/>
        <w:jc w:val="both"/>
        <w:rPr>
          <w:lang w:val="es-ES_tradnl"/>
        </w:rPr>
      </w:pPr>
      <w:r w:rsidRPr="00797958">
        <w:rPr>
          <w:noProof/>
        </w:rPr>
        <mc:AlternateContent>
          <mc:Choice Requires="wpg">
            <w:drawing>
              <wp:anchor distT="0" distB="0" distL="114300" distR="114300" simplePos="0" relativeHeight="251668480" behindDoc="0" locked="0" layoutInCell="1" allowOverlap="1" wp14:anchorId="73249774" wp14:editId="5DD331BA">
                <wp:simplePos x="0" y="0"/>
                <wp:positionH relativeFrom="column">
                  <wp:posOffset>1485900</wp:posOffset>
                </wp:positionH>
                <wp:positionV relativeFrom="paragraph">
                  <wp:posOffset>8255</wp:posOffset>
                </wp:positionV>
                <wp:extent cx="2743200" cy="228600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2743200" cy="2286000"/>
                          <a:chOff x="0" y="0"/>
                          <a:chExt cx="2828925" cy="2291715"/>
                        </a:xfrm>
                      </wpg:grpSpPr>
                      <pic:pic xmlns:pic="http://schemas.openxmlformats.org/drawingml/2006/picture">
                        <pic:nvPicPr>
                          <pic:cNvPr id="11" name="image04.png"/>
                          <pic:cNvPicPr/>
                        </pic:nvPicPr>
                        <pic:blipFill>
                          <a:blip r:embed="rId10"/>
                          <a:srcRect/>
                          <a:stretch>
                            <a:fillRect/>
                          </a:stretch>
                        </pic:blipFill>
                        <pic:spPr>
                          <a:xfrm>
                            <a:off x="0" y="0"/>
                            <a:ext cx="2257425" cy="1976120"/>
                          </a:xfrm>
                          <a:prstGeom prst="rect">
                            <a:avLst/>
                          </a:prstGeom>
                          <a:ln/>
                        </pic:spPr>
                      </pic:pic>
                      <wps:wsp>
                        <wps:cNvPr id="12" name="Text Box 12"/>
                        <wps:cNvSpPr txBox="1"/>
                        <wps:spPr>
                          <a:xfrm>
                            <a:off x="0" y="2033270"/>
                            <a:ext cx="28289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8A12C0" w14:textId="42258FEB" w:rsidR="008527C0" w:rsidRPr="00B70D4A" w:rsidRDefault="008527C0" w:rsidP="00893237">
                              <w:pPr>
                                <w:pStyle w:val="Caption"/>
                                <w:rPr>
                                  <w:rFonts w:ascii="Times New Roman" w:eastAsia="Times New Roman" w:hAnsi="Times New Roman" w:cs="Times New Roman"/>
                                  <w:b w:val="0"/>
                                  <w:i/>
                                  <w:color w:val="auto"/>
                                  <w:szCs w:val="20"/>
                                </w:rPr>
                              </w:pPr>
                              <w:r w:rsidRPr="00B70D4A">
                                <w:rPr>
                                  <w:i/>
                                  <w:color w:val="auto"/>
                                </w:rPr>
                                <w:t xml:space="preserve">Figura </w:t>
                              </w:r>
                              <w:r>
                                <w:rPr>
                                  <w:i/>
                                  <w:color w:val="auto"/>
                                </w:rPr>
                                <w:t>2</w:t>
                              </w:r>
                              <w:r w:rsidRPr="00B70D4A">
                                <w:rPr>
                                  <w:b w:val="0"/>
                                  <w:i/>
                                  <w:color w:val="auto"/>
                                </w:rPr>
                                <w:t xml:space="preserve">. </w:t>
                              </w:r>
                              <w:proofErr w:type="spellStart"/>
                              <w:r w:rsidRPr="00B70D4A">
                                <w:rPr>
                                  <w:b w:val="0"/>
                                  <w:i/>
                                  <w:color w:val="auto"/>
                                </w:rPr>
                                <w:t>Obetnido</w:t>
                              </w:r>
                              <w:proofErr w:type="spellEnd"/>
                              <w:r w:rsidRPr="00B70D4A">
                                <w:rPr>
                                  <w:b w:val="0"/>
                                  <w:i/>
                                  <w:color w:val="auto"/>
                                </w:rPr>
                                <w:t xml:space="preserve"> de </w:t>
                              </w:r>
                              <w:sdt>
                                <w:sdtPr>
                                  <w:rPr>
                                    <w:b w:val="0"/>
                                    <w:i/>
                                    <w:color w:val="auto"/>
                                  </w:rPr>
                                  <w:id w:val="125664849"/>
                                  <w:citation/>
                                </w:sdtPr>
                                <w:sdtEndPr/>
                                <w:sdtContent>
                                  <w:r w:rsidRPr="00B70D4A">
                                    <w:rPr>
                                      <w:b w:val="0"/>
                                      <w:i/>
                                      <w:color w:val="auto"/>
                                    </w:rPr>
                                    <w:fldChar w:fldCharType="begin"/>
                                  </w:r>
                                  <w:r w:rsidRPr="00B70D4A">
                                    <w:rPr>
                                      <w:b w:val="0"/>
                                      <w:i/>
                                      <w:color w:val="auto"/>
                                    </w:rPr>
                                    <w:instrText xml:space="preserve"> CITATION Guo07 \l 1033 </w:instrText>
                                  </w:r>
                                  <w:r w:rsidRPr="00B70D4A">
                                    <w:rPr>
                                      <w:b w:val="0"/>
                                      <w:i/>
                                      <w:color w:val="auto"/>
                                    </w:rPr>
                                    <w:fldChar w:fldCharType="separate"/>
                                  </w:r>
                                  <w:r w:rsidRPr="004E4841">
                                    <w:rPr>
                                      <w:noProof/>
                                      <w:color w:val="auto"/>
                                    </w:rPr>
                                    <w:t>(Gan, Ma, &amp; Wu, 2007)</w:t>
                                  </w:r>
                                  <w:r w:rsidRPr="00B70D4A">
                                    <w:rPr>
                                      <w:b w:val="0"/>
                                      <w:i/>
                                      <w:color w:val="auto"/>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 o:spid="_x0000_s1029" style="position:absolute;left:0;text-align:left;margin-left:117pt;margin-top:.65pt;width:3in;height:180pt;z-index:251668480;mso-width-relative:margin;mso-height-relative:margin" coordsize="2828925,22917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">
                <v:shape id="image04.png" o:spid="_x0000_s1030" type="#_x0000_t75" style="position:absolute;width:2257425;height:1976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Yq&#10;8BbBAAAA2wAAAA8AAABkcnMvZG93bnJldi54bWxET02LwjAQvS/4H8IIXhab1sMi1VREETwJ6h48&#10;js3YVptJadJa/fWbhYW9zeN9znI1mFr01LrKsoIkikEQ51ZXXCj4Pu+mcxDOI2usLZOCFzlYZaOP&#10;JabaPvlI/ckXIoSwS1FB6X2TSunykgy6yDbEgbvZ1qAPsC2kbvEZwk0tZ3H8JQ1WHBpKbGhTUv44&#10;dUbB/H04fMpzbO96m1w7f7Vd/7goNRkP6wUIT4P/F/+59zrMT+D3l3CAzH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Yq8BbBAAAA2wAAAA8AAAAAAAAAAAAAAAAAnAIAAGRy&#10;cy9kb3ducmV2LnhtbFBLBQYAAAAABAAEAPcAAACKAwAAAAA=&#10;">
                  <v:imagedata r:id="rId11" o:title=""/>
                </v:shape>
                <v:shape id="Text Box 12" o:spid="_x0000_s1031" type="#_x0000_t202" style="position:absolute;top:2033270;width:282892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vO+ywAAA&#10;ANsAAAAPAAAAZHJzL2Rvd25yZXYueG1sRE9Li8IwEL4L/ocwghfR1B5EqlF2fYCH9eADz0Mz25Zt&#10;JiWJtv57syB4m4/vOct1Z2rxIOcrywqmkwQEcW51xYWC62U/noPwAVljbZkUPMnDetXvLTHTtuUT&#10;Pc6hEDGEfYYKyhCaTEqfl2TQT2xDHLlf6wyGCF0htcM2hptapkkykwYrjg0lNrQpKf87342C2dbd&#10;2xNvRtvr7gePTZHevp83pYaD7msBIlAXPuK3+6Dj/BT+f4kH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vO+ywAAAANsAAAAPAAAAAAAAAAAAAAAAAJcCAABkcnMvZG93bnJl&#10;di54bWxQSwUGAAAAAAQABAD1AAAAhAMAAAAA&#10;" stroked="f">
                  <v:textbox inset="0,0,0,0">
                    <w:txbxContent>
                      <w:p w14:paraId="1F8A12C0" w14:textId="42258FEB" w:rsidR="008527C0" w:rsidRPr="00B70D4A" w:rsidRDefault="008527C0" w:rsidP="00893237">
                        <w:pPr>
                          <w:pStyle w:val="Caption"/>
                          <w:rPr>
                            <w:rFonts w:ascii="Times New Roman" w:eastAsia="Times New Roman" w:hAnsi="Times New Roman" w:cs="Times New Roman"/>
                            <w:b w:val="0"/>
                            <w:i/>
                            <w:color w:val="auto"/>
                            <w:szCs w:val="20"/>
                          </w:rPr>
                        </w:pPr>
                        <w:r w:rsidRPr="00B70D4A">
                          <w:rPr>
                            <w:i/>
                            <w:color w:val="auto"/>
                          </w:rPr>
                          <w:t xml:space="preserve">Figura </w:t>
                        </w:r>
                        <w:r>
                          <w:rPr>
                            <w:i/>
                            <w:color w:val="auto"/>
                          </w:rPr>
                          <w:t>2</w:t>
                        </w:r>
                        <w:r w:rsidRPr="00B70D4A">
                          <w:rPr>
                            <w:b w:val="0"/>
                            <w:i/>
                            <w:color w:val="auto"/>
                          </w:rPr>
                          <w:t xml:space="preserve">. </w:t>
                        </w:r>
                        <w:proofErr w:type="spellStart"/>
                        <w:r w:rsidRPr="00B70D4A">
                          <w:rPr>
                            <w:b w:val="0"/>
                            <w:i/>
                            <w:color w:val="auto"/>
                          </w:rPr>
                          <w:t>Obetnido</w:t>
                        </w:r>
                        <w:proofErr w:type="spellEnd"/>
                        <w:r w:rsidRPr="00B70D4A">
                          <w:rPr>
                            <w:b w:val="0"/>
                            <w:i/>
                            <w:color w:val="auto"/>
                          </w:rPr>
                          <w:t xml:space="preserve"> de </w:t>
                        </w:r>
                        <w:sdt>
                          <w:sdtPr>
                            <w:rPr>
                              <w:b w:val="0"/>
                              <w:i/>
                              <w:color w:val="auto"/>
                            </w:rPr>
                            <w:id w:val="125664849"/>
                            <w:citation/>
                          </w:sdtPr>
                          <w:sdtEndPr/>
                          <w:sdtContent>
                            <w:r w:rsidRPr="00B70D4A">
                              <w:rPr>
                                <w:b w:val="0"/>
                                <w:i/>
                                <w:color w:val="auto"/>
                              </w:rPr>
                              <w:fldChar w:fldCharType="begin"/>
                            </w:r>
                            <w:r w:rsidRPr="00B70D4A">
                              <w:rPr>
                                <w:b w:val="0"/>
                                <w:i/>
                                <w:color w:val="auto"/>
                              </w:rPr>
                              <w:instrText xml:space="preserve"> CITATION Guo07 \l 1033 </w:instrText>
                            </w:r>
                            <w:r w:rsidRPr="00B70D4A">
                              <w:rPr>
                                <w:b w:val="0"/>
                                <w:i/>
                                <w:color w:val="auto"/>
                              </w:rPr>
                              <w:fldChar w:fldCharType="separate"/>
                            </w:r>
                            <w:r w:rsidRPr="004E4841">
                              <w:rPr>
                                <w:noProof/>
                                <w:color w:val="auto"/>
                              </w:rPr>
                              <w:t>(Gan, Ma, &amp; Wu, 2007)</w:t>
                            </w:r>
                            <w:r w:rsidRPr="00B70D4A">
                              <w:rPr>
                                <w:b w:val="0"/>
                                <w:i/>
                                <w:color w:val="auto"/>
                              </w:rPr>
                              <w:fldChar w:fldCharType="end"/>
                            </w:r>
                          </w:sdtContent>
                        </w:sdt>
                      </w:p>
                    </w:txbxContent>
                  </v:textbox>
                </v:shape>
                <w10:wrap type="square"/>
              </v:group>
            </w:pict>
          </mc:Fallback>
        </mc:AlternateContent>
      </w:r>
    </w:p>
    <w:p w14:paraId="1A410AAF" w14:textId="77777777" w:rsidR="00893237" w:rsidRPr="00797958" w:rsidRDefault="00893237" w:rsidP="00893237">
      <w:pPr>
        <w:pStyle w:val="normal0"/>
        <w:jc w:val="both"/>
        <w:rPr>
          <w:lang w:val="es-ES_tradnl"/>
        </w:rPr>
      </w:pPr>
    </w:p>
    <w:p w14:paraId="4C43956B" w14:textId="77777777" w:rsidR="00893237" w:rsidRPr="00797958" w:rsidRDefault="00893237" w:rsidP="00893237">
      <w:pPr>
        <w:pStyle w:val="normal0"/>
        <w:jc w:val="both"/>
        <w:rPr>
          <w:lang w:val="es-ES_tradnl"/>
        </w:rPr>
      </w:pPr>
    </w:p>
    <w:p w14:paraId="57C80C67" w14:textId="77777777" w:rsidR="00893237" w:rsidRPr="00797958" w:rsidRDefault="00893237" w:rsidP="00893237">
      <w:pPr>
        <w:pStyle w:val="normal0"/>
        <w:jc w:val="both"/>
        <w:rPr>
          <w:lang w:val="es-ES_tradnl"/>
        </w:rPr>
      </w:pPr>
    </w:p>
    <w:p w14:paraId="30909FCA" w14:textId="77777777" w:rsidR="00893237" w:rsidRPr="00797958" w:rsidRDefault="00893237" w:rsidP="00893237">
      <w:pPr>
        <w:pStyle w:val="normal0"/>
        <w:jc w:val="both"/>
        <w:rPr>
          <w:lang w:val="es-ES_tradnl"/>
        </w:rPr>
      </w:pPr>
    </w:p>
    <w:p w14:paraId="374ED017" w14:textId="77777777" w:rsidR="00893237" w:rsidRPr="00797958" w:rsidRDefault="00893237" w:rsidP="00893237">
      <w:pPr>
        <w:pStyle w:val="normal0"/>
        <w:jc w:val="both"/>
        <w:rPr>
          <w:lang w:val="es-ES_tradnl"/>
        </w:rPr>
      </w:pPr>
    </w:p>
    <w:p w14:paraId="6591D5AC"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26BF2717"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0E4B5DA6"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7C5456EF"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4A98006A"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4454CA6F"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03E6DBB2" w14:textId="77777777" w:rsidR="00893237" w:rsidRPr="00797958" w:rsidRDefault="00893237" w:rsidP="00893237">
      <w:pPr>
        <w:pStyle w:val="normal0"/>
        <w:spacing w:line="273" w:lineRule="auto"/>
        <w:jc w:val="both"/>
        <w:rPr>
          <w:rFonts w:ascii="Times New Roman" w:eastAsia="Times New Roman" w:hAnsi="Times New Roman" w:cs="Times New Roman"/>
          <w:sz w:val="24"/>
          <w:lang w:val="es-ES_tradnl"/>
        </w:rPr>
      </w:pPr>
    </w:p>
    <w:p w14:paraId="4EF8CF72" w14:textId="04F3016D" w:rsidR="00945811" w:rsidRPr="00797958" w:rsidRDefault="00945811" w:rsidP="00893237">
      <w:pPr>
        <w:pStyle w:val="normal0"/>
        <w:spacing w:line="273" w:lineRule="auto"/>
        <w:jc w:val="both"/>
        <w:rPr>
          <w:rFonts w:ascii="Times New Roman" w:eastAsia="Times New Roman" w:hAnsi="Times New Roman" w:cs="Times New Roman"/>
          <w:i/>
          <w:sz w:val="24"/>
          <w:lang w:val="es-ES_tradnl"/>
        </w:rPr>
      </w:pPr>
      <w:r w:rsidRPr="00797958">
        <w:rPr>
          <w:rFonts w:ascii="Times New Roman" w:eastAsia="Times New Roman" w:hAnsi="Times New Roman" w:cs="Times New Roman"/>
          <w:i/>
          <w:sz w:val="24"/>
          <w:lang w:val="es-ES_tradnl"/>
        </w:rPr>
        <w:t>Pre</w:t>
      </w:r>
      <w:ins w:id="52" w:author="Alejandro Reyes" w:date="2015-05-08T13:00:00Z">
        <w:r w:rsidR="008527C0">
          <w:rPr>
            <w:rFonts w:ascii="Times New Roman" w:eastAsia="Times New Roman" w:hAnsi="Times New Roman" w:cs="Times New Roman"/>
            <w:i/>
            <w:sz w:val="24"/>
            <w:lang w:val="es-ES_tradnl"/>
          </w:rPr>
          <w:t>-</w:t>
        </w:r>
      </w:ins>
      <w:r w:rsidRPr="00797958">
        <w:rPr>
          <w:rFonts w:ascii="Times New Roman" w:eastAsia="Times New Roman" w:hAnsi="Times New Roman" w:cs="Times New Roman"/>
          <w:i/>
          <w:sz w:val="24"/>
          <w:lang w:val="es-ES_tradnl"/>
        </w:rPr>
        <w:t>procesamiento</w:t>
      </w:r>
    </w:p>
    <w:p w14:paraId="3A3B1A76" w14:textId="77777777" w:rsidR="00945811" w:rsidRPr="00797958" w:rsidRDefault="00945811" w:rsidP="00893237">
      <w:pPr>
        <w:pStyle w:val="normal0"/>
        <w:spacing w:line="273" w:lineRule="auto"/>
        <w:jc w:val="both"/>
        <w:rPr>
          <w:rFonts w:ascii="Times New Roman" w:eastAsia="Times New Roman" w:hAnsi="Times New Roman" w:cs="Times New Roman"/>
          <w:sz w:val="24"/>
          <w:lang w:val="es-ES_tradnl"/>
        </w:rPr>
      </w:pPr>
    </w:p>
    <w:p w14:paraId="4A86E732" w14:textId="5DFA0219" w:rsidR="00893237" w:rsidRPr="00797958" w:rsidRDefault="00893237" w:rsidP="00893237">
      <w:pPr>
        <w:pStyle w:val="normal0"/>
        <w:spacing w:line="273" w:lineRule="auto"/>
        <w:jc w:val="both"/>
        <w:rPr>
          <w:lang w:val="es-ES_tradnl"/>
        </w:rPr>
      </w:pPr>
      <w:r w:rsidRPr="00797958">
        <w:rPr>
          <w:rFonts w:ascii="Times New Roman" w:eastAsia="Times New Roman" w:hAnsi="Times New Roman" w:cs="Times New Roman"/>
          <w:sz w:val="24"/>
          <w:lang w:val="es-ES_tradnl"/>
        </w:rPr>
        <w:t>De igual manera, es valioso mencionar que los datos biológicos brutos (</w:t>
      </w:r>
      <w:del w:id="53" w:author="Alejandro Reyes" w:date="2015-05-08T13:00:00Z">
        <w:r w:rsidRPr="00797958" w:rsidDel="008527C0">
          <w:rPr>
            <w:rFonts w:ascii="Times New Roman" w:eastAsia="Times New Roman" w:hAnsi="Times New Roman" w:cs="Times New Roman"/>
            <w:sz w:val="24"/>
            <w:lang w:val="es-ES_tradnl"/>
          </w:rPr>
          <w:delText>e.g.</w:delText>
        </w:r>
      </w:del>
      <w:ins w:id="54" w:author="Alejandro Reyes" w:date="2015-05-08T13:00:00Z">
        <w:r w:rsidR="008527C0" w:rsidRPr="00797958">
          <w:rPr>
            <w:rFonts w:ascii="Times New Roman" w:eastAsia="Times New Roman" w:hAnsi="Times New Roman" w:cs="Times New Roman"/>
            <w:sz w:val="24"/>
            <w:lang w:val="es-ES_tradnl"/>
          </w:rPr>
          <w:t>ej.</w:t>
        </w:r>
      </w:ins>
      <w:r w:rsidRPr="00797958">
        <w:rPr>
          <w:rFonts w:ascii="Times New Roman" w:eastAsia="Times New Roman" w:hAnsi="Times New Roman" w:cs="Times New Roman"/>
          <w:sz w:val="24"/>
          <w:lang w:val="es-ES_tradnl"/>
        </w:rPr>
        <w:t xml:space="preserve"> </w:t>
      </w:r>
      <w:proofErr w:type="spellStart"/>
      <w:r w:rsidRPr="00797958">
        <w:rPr>
          <w:rFonts w:ascii="Times New Roman" w:eastAsia="Times New Roman" w:hAnsi="Times New Roman" w:cs="Times New Roman"/>
          <w:sz w:val="24"/>
          <w:lang w:val="es-ES_tradnl"/>
        </w:rPr>
        <w:t>microarreglos</w:t>
      </w:r>
      <w:proofErr w:type="spellEnd"/>
      <w:r w:rsidRPr="00797958">
        <w:rPr>
          <w:rFonts w:ascii="Times New Roman" w:eastAsia="Times New Roman" w:hAnsi="Times New Roman" w:cs="Times New Roman"/>
          <w:sz w:val="24"/>
          <w:lang w:val="es-ES_tradnl"/>
        </w:rPr>
        <w:t xml:space="preserve"> de </w:t>
      </w:r>
      <w:proofErr w:type="spellStart"/>
      <w:r w:rsidRPr="00797958">
        <w:rPr>
          <w:rFonts w:ascii="Times New Roman" w:eastAsia="Times New Roman" w:hAnsi="Times New Roman" w:cs="Times New Roman"/>
          <w:sz w:val="24"/>
          <w:lang w:val="es-ES_tradnl"/>
        </w:rPr>
        <w:t>cDNA</w:t>
      </w:r>
      <w:proofErr w:type="spellEnd"/>
      <w:r w:rsidRPr="00797958">
        <w:rPr>
          <w:rFonts w:ascii="Times New Roman" w:eastAsia="Times New Roman" w:hAnsi="Times New Roman" w:cs="Times New Roman"/>
          <w:sz w:val="24"/>
          <w:lang w:val="es-ES_tradnl"/>
        </w:rPr>
        <w:t xml:space="preserve">, </w:t>
      </w:r>
      <w:proofErr w:type="spellStart"/>
      <w:r w:rsidRPr="00797958">
        <w:rPr>
          <w:rFonts w:ascii="Times New Roman" w:eastAsia="Times New Roman" w:hAnsi="Times New Roman" w:cs="Times New Roman"/>
          <w:sz w:val="24"/>
          <w:lang w:val="es-ES_tradnl"/>
        </w:rPr>
        <w:t>microarreglos</w:t>
      </w:r>
      <w:proofErr w:type="spellEnd"/>
      <w:r w:rsidRPr="00797958">
        <w:rPr>
          <w:rFonts w:ascii="Times New Roman" w:eastAsia="Times New Roman" w:hAnsi="Times New Roman" w:cs="Times New Roman"/>
          <w:sz w:val="24"/>
          <w:lang w:val="es-ES_tradnl"/>
        </w:rPr>
        <w:t xml:space="preserve"> de oligonucleótidos, sesgos de k-mer</w:t>
      </w:r>
      <w:ins w:id="55" w:author="Alejandro Reyes" w:date="2015-05-08T13:00: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s, </w:t>
      </w:r>
      <w:del w:id="56" w:author="Alejandro Reyes" w:date="2015-05-08T13:00:00Z">
        <w:r w:rsidRPr="00797958" w:rsidDel="008527C0">
          <w:rPr>
            <w:rFonts w:ascii="Times New Roman" w:eastAsia="Times New Roman" w:hAnsi="Times New Roman" w:cs="Times New Roman"/>
            <w:sz w:val="24"/>
            <w:lang w:val="es-ES_tradnl"/>
          </w:rPr>
          <w:delText>etc</w:delText>
        </w:r>
      </w:del>
      <w:ins w:id="57" w:author="Alejandro Reyes" w:date="2015-05-08T13:00:00Z">
        <w:r w:rsidR="008527C0" w:rsidRPr="00797958">
          <w:rPr>
            <w:rFonts w:ascii="Times New Roman" w:eastAsia="Times New Roman" w:hAnsi="Times New Roman" w:cs="Times New Roman"/>
            <w:sz w:val="24"/>
            <w:lang w:val="es-ES_tradnl"/>
          </w:rPr>
          <w:t>etc.</w:t>
        </w:r>
      </w:ins>
      <w:r w:rsidRPr="00797958">
        <w:rPr>
          <w:rFonts w:ascii="Times New Roman" w:eastAsia="Times New Roman" w:hAnsi="Times New Roman" w:cs="Times New Roman"/>
          <w:sz w:val="24"/>
          <w:lang w:val="es-ES_tradnl"/>
        </w:rPr>
        <w:t xml:space="preserve">) tienden a ser muy ruidosos por lo cual es necesario ejecutar un pre-procesamiento a los datos. Este pre-procesamiento se puede entender como una transformación necesaria del set de datos para disminuir su complejidad y así facilitar la </w:t>
      </w:r>
      <w:proofErr w:type="spellStart"/>
      <w:r w:rsidRPr="00797958">
        <w:rPr>
          <w:rFonts w:ascii="Times New Roman" w:eastAsia="Times New Roman" w:hAnsi="Times New Roman" w:cs="Times New Roman"/>
          <w:sz w:val="24"/>
          <w:lang w:val="es-ES_tradnl"/>
        </w:rPr>
        <w:t>clusterización</w:t>
      </w:r>
      <w:proofErr w:type="spellEnd"/>
      <w:r w:rsidRPr="00797958">
        <w:rPr>
          <w:rFonts w:ascii="Times New Roman" w:eastAsia="Times New Roman" w:hAnsi="Times New Roman" w:cs="Times New Roman"/>
          <w:sz w:val="24"/>
          <w:lang w:val="es-ES_tradnl"/>
        </w:rPr>
        <w:t xml:space="preserve"> </w:t>
      </w:r>
      <w:sdt>
        <w:sdtPr>
          <w:rPr>
            <w:rFonts w:ascii="Times New Roman" w:eastAsia="Times New Roman" w:hAnsi="Times New Roman" w:cs="Times New Roman"/>
            <w:sz w:val="24"/>
            <w:lang w:val="es-ES_tradnl"/>
          </w:rPr>
          <w:id w:val="1633596323"/>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CITATION Guo07 \p 43-47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(Gan, Ma, &amp; Wu, 2007, pp. 43-47)</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Los métodos de transformación más comunes son análisis de componentes principales y descomposición en valores singulares (</w:t>
      </w:r>
      <w:proofErr w:type="spellStart"/>
      <w:r w:rsidRPr="00797958">
        <w:rPr>
          <w:rFonts w:ascii="Times New Roman" w:eastAsia="Times New Roman" w:hAnsi="Times New Roman" w:cs="Times New Roman"/>
          <w:sz w:val="24"/>
          <w:lang w:val="es-ES_tradnl"/>
        </w:rPr>
        <w:t>PCA</w:t>
      </w:r>
      <w:proofErr w:type="spellEnd"/>
      <w:r w:rsidRPr="00797958">
        <w:rPr>
          <w:rFonts w:ascii="Times New Roman" w:eastAsia="Times New Roman" w:hAnsi="Times New Roman" w:cs="Times New Roman"/>
          <w:sz w:val="24"/>
          <w:lang w:val="es-ES_tradnl"/>
        </w:rPr>
        <w:t xml:space="preserve"> y </w:t>
      </w:r>
      <w:proofErr w:type="spellStart"/>
      <w:r w:rsidRPr="00797958">
        <w:rPr>
          <w:rFonts w:ascii="Times New Roman" w:eastAsia="Times New Roman" w:hAnsi="Times New Roman" w:cs="Times New Roman"/>
          <w:sz w:val="24"/>
          <w:lang w:val="es-ES_tradnl"/>
        </w:rPr>
        <w:t>SVD</w:t>
      </w:r>
      <w:proofErr w:type="spellEnd"/>
      <w:r w:rsidRPr="00797958">
        <w:rPr>
          <w:rFonts w:ascii="Times New Roman" w:eastAsia="Times New Roman" w:hAnsi="Times New Roman" w:cs="Times New Roman"/>
          <w:sz w:val="24"/>
          <w:lang w:val="es-ES_tradnl"/>
        </w:rPr>
        <w:t xml:space="preserve"> por sus siglas en inglés respectivamente) pero no son los únicos. En pocas palabras, un </w:t>
      </w:r>
      <w:proofErr w:type="spellStart"/>
      <w:r w:rsidRPr="00797958">
        <w:rPr>
          <w:rFonts w:ascii="Times New Roman" w:eastAsia="Times New Roman" w:hAnsi="Times New Roman" w:cs="Times New Roman"/>
          <w:sz w:val="24"/>
          <w:lang w:val="es-ES_tradnl"/>
        </w:rPr>
        <w:t>PCA</w:t>
      </w:r>
      <w:proofErr w:type="spellEnd"/>
      <w:r w:rsidRPr="00797958">
        <w:rPr>
          <w:rFonts w:ascii="Times New Roman" w:eastAsia="Times New Roman" w:hAnsi="Times New Roman" w:cs="Times New Roman"/>
          <w:sz w:val="24"/>
          <w:lang w:val="es-ES_tradnl"/>
        </w:rPr>
        <w:t xml:space="preserve"> consiste en entender las observaciones de un set de datos por variables dependientes que están correlacionadas </w:t>
      </w:r>
      <w:sdt>
        <w:sdtPr>
          <w:rPr>
            <w:rFonts w:ascii="Times New Roman" w:eastAsia="Times New Roman" w:hAnsi="Times New Roman" w:cs="Times New Roman"/>
            <w:sz w:val="24"/>
            <w:lang w:val="es-ES_tradnl"/>
          </w:rPr>
          <w:id w:val="-391570891"/>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sz w:val="24"/>
              <w:lang w:val="es-ES_tradnl"/>
            </w:rPr>
            <w:instrText xml:space="preserve"> CITATION Abd10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sz w:val="24"/>
              <w:lang w:val="es-ES_tradnl"/>
            </w:rPr>
            <w:t>(Abdi &amp; Williams, 2010)</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sz w:val="24"/>
          <w:highlight w:val="white"/>
          <w:lang w:val="es-ES_tradnl"/>
        </w:rPr>
        <w:t>mientras</w:t>
      </w:r>
      <w:r w:rsidRPr="00797958">
        <w:rPr>
          <w:rFonts w:ascii="Times New Roman" w:eastAsia="Times New Roman" w:hAnsi="Times New Roman" w:cs="Times New Roman"/>
          <w:b/>
          <w:sz w:val="24"/>
          <w:highlight w:val="white"/>
          <w:lang w:val="es-ES_tradnl"/>
        </w:rPr>
        <w:t xml:space="preserve"> </w:t>
      </w:r>
      <w:r w:rsidRPr="00797958">
        <w:rPr>
          <w:rFonts w:ascii="Times New Roman" w:eastAsia="Times New Roman" w:hAnsi="Times New Roman" w:cs="Times New Roman"/>
          <w:sz w:val="24"/>
          <w:highlight w:val="white"/>
          <w:lang w:val="es-ES_tradnl"/>
        </w:rPr>
        <w:t xml:space="preserve">un </w:t>
      </w:r>
      <w:proofErr w:type="spellStart"/>
      <w:r w:rsidRPr="00797958">
        <w:rPr>
          <w:rFonts w:ascii="Times New Roman" w:eastAsia="Times New Roman" w:hAnsi="Times New Roman" w:cs="Times New Roman"/>
          <w:sz w:val="24"/>
          <w:highlight w:val="white"/>
          <w:lang w:val="es-ES_tradnl"/>
        </w:rPr>
        <w:t>SVD</w:t>
      </w:r>
      <w:proofErr w:type="spellEnd"/>
      <w:r w:rsidRPr="00797958">
        <w:rPr>
          <w:rFonts w:ascii="Times New Roman" w:eastAsia="Times New Roman" w:hAnsi="Times New Roman" w:cs="Times New Roman"/>
          <w:sz w:val="24"/>
          <w:highlight w:val="white"/>
          <w:lang w:val="es-ES_tradnl"/>
        </w:rPr>
        <w:t xml:space="preserve"> es una técnica de factorización de una matriz para acoplarse a un espacio deseado y es muy usada en el perfil completo de expresión de un genoma </w:t>
      </w:r>
      <w:sdt>
        <w:sdtPr>
          <w:rPr>
            <w:rFonts w:ascii="Times New Roman" w:eastAsia="Times New Roman" w:hAnsi="Times New Roman" w:cs="Times New Roman"/>
            <w:sz w:val="24"/>
            <w:highlight w:val="white"/>
            <w:lang w:val="es-ES_tradnl"/>
          </w:rPr>
          <w:id w:val="-1355872592"/>
          <w:citation/>
        </w:sdtPr>
        <w:sdtEndPr/>
        <w:sdtContent>
          <w:r w:rsidRPr="00797958">
            <w:rPr>
              <w:rFonts w:ascii="Times New Roman" w:eastAsia="Times New Roman" w:hAnsi="Times New Roman" w:cs="Times New Roman"/>
              <w:sz w:val="24"/>
              <w:highlight w:val="white"/>
              <w:lang w:val="es-ES_tradnl"/>
            </w:rPr>
            <w:fldChar w:fldCharType="begin"/>
          </w:r>
          <w:r w:rsidRPr="00797958">
            <w:rPr>
              <w:rFonts w:ascii="Times New Roman" w:eastAsia="Times New Roman" w:hAnsi="Times New Roman" w:cs="Times New Roman"/>
              <w:b/>
              <w:sz w:val="24"/>
              <w:highlight w:val="white"/>
              <w:lang w:val="es-ES_tradnl"/>
            </w:rPr>
            <w:instrText xml:space="preserve">CITATION Alt00 \l 1033 </w:instrText>
          </w:r>
          <w:r w:rsidRPr="00797958">
            <w:rPr>
              <w:rFonts w:ascii="Times New Roman" w:eastAsia="Times New Roman" w:hAnsi="Times New Roman" w:cs="Times New Roman"/>
              <w:sz w:val="24"/>
              <w:highlight w:val="white"/>
              <w:lang w:val="es-ES_tradnl"/>
            </w:rPr>
            <w:fldChar w:fldCharType="separate"/>
          </w:r>
          <w:r w:rsidR="004E4841" w:rsidRPr="00797958">
            <w:rPr>
              <w:rFonts w:ascii="Times New Roman" w:eastAsia="Times New Roman" w:hAnsi="Times New Roman" w:cs="Times New Roman"/>
              <w:noProof/>
              <w:sz w:val="24"/>
              <w:highlight w:val="white"/>
              <w:lang w:val="es-ES_tradnl"/>
            </w:rPr>
            <w:t>(Alter, Brown, &amp; Botstein, 2000)</w:t>
          </w:r>
          <w:r w:rsidRPr="00797958">
            <w:rPr>
              <w:rFonts w:ascii="Times New Roman" w:eastAsia="Times New Roman" w:hAnsi="Times New Roman" w:cs="Times New Roman"/>
              <w:sz w:val="24"/>
              <w:highlight w:val="white"/>
              <w:lang w:val="es-ES_tradnl"/>
            </w:rPr>
            <w:fldChar w:fldCharType="end"/>
          </w:r>
        </w:sdtContent>
      </w:sdt>
      <w:r w:rsidRPr="00797958">
        <w:rPr>
          <w:rFonts w:ascii="Times New Roman" w:eastAsia="Times New Roman" w:hAnsi="Times New Roman" w:cs="Times New Roman"/>
          <w:sz w:val="24"/>
          <w:lang w:val="es-ES_tradnl"/>
        </w:rPr>
        <w:t xml:space="preserve">. </w:t>
      </w:r>
    </w:p>
    <w:p w14:paraId="34605776" w14:textId="77777777" w:rsidR="00893237" w:rsidRPr="00797958" w:rsidRDefault="00893237" w:rsidP="00893237">
      <w:pPr>
        <w:pStyle w:val="normal0"/>
        <w:spacing w:line="273" w:lineRule="auto"/>
        <w:jc w:val="both"/>
        <w:rPr>
          <w:lang w:val="es-ES_tradnl"/>
        </w:rPr>
      </w:pPr>
    </w:p>
    <w:p w14:paraId="6F080BBA" w14:textId="4BB66E1E" w:rsidR="00893237" w:rsidRPr="00797958" w:rsidRDefault="00893237" w:rsidP="00893237">
      <w:pPr>
        <w:pStyle w:val="normal0"/>
        <w:spacing w:line="273" w:lineRule="auto"/>
        <w:jc w:val="both"/>
        <w:rPr>
          <w:lang w:val="es-ES_tradnl"/>
        </w:rPr>
      </w:pPr>
      <w:r w:rsidRPr="00797958">
        <w:rPr>
          <w:rFonts w:ascii="Times New Roman" w:eastAsia="Times New Roman" w:hAnsi="Times New Roman" w:cs="Times New Roman"/>
          <w:sz w:val="24"/>
          <w:highlight w:val="white"/>
          <w:lang w:val="es-ES_tradnl"/>
        </w:rPr>
        <w:t xml:space="preserve">Luego de hacer el pre-procesamiento con algunas de las técnicas anteriores u otras, se puede hacer la </w:t>
      </w:r>
      <w:proofErr w:type="spellStart"/>
      <w:r w:rsidRPr="00797958">
        <w:rPr>
          <w:rFonts w:ascii="Times New Roman" w:eastAsia="Times New Roman" w:hAnsi="Times New Roman" w:cs="Times New Roman"/>
          <w:sz w:val="24"/>
          <w:highlight w:val="white"/>
          <w:lang w:val="es-ES_tradnl"/>
        </w:rPr>
        <w:t>clusterización</w:t>
      </w:r>
      <w:proofErr w:type="spellEnd"/>
      <w:r w:rsidRPr="00797958">
        <w:rPr>
          <w:rFonts w:ascii="Times New Roman" w:eastAsia="Times New Roman" w:hAnsi="Times New Roman" w:cs="Times New Roman"/>
          <w:sz w:val="24"/>
          <w:highlight w:val="white"/>
          <w:lang w:val="es-ES_tradnl"/>
        </w:rPr>
        <w:t xml:space="preserve"> entablando los parámetros más adecuados. Sin embargo, en este escrito no se va a exponer todos los posibles parámetros dado que estos dependen del algoritmo de </w:t>
      </w:r>
      <w:proofErr w:type="spellStart"/>
      <w:r w:rsidRPr="00797958">
        <w:rPr>
          <w:rFonts w:ascii="Times New Roman" w:eastAsia="Times New Roman" w:hAnsi="Times New Roman" w:cs="Times New Roman"/>
          <w:sz w:val="24"/>
          <w:highlight w:val="white"/>
          <w:lang w:val="es-ES_tradnl"/>
        </w:rPr>
        <w:t>clusterización</w:t>
      </w:r>
      <w:proofErr w:type="spellEnd"/>
      <w:r w:rsidRPr="00797958">
        <w:rPr>
          <w:rFonts w:ascii="Times New Roman" w:eastAsia="Times New Roman" w:hAnsi="Times New Roman" w:cs="Times New Roman"/>
          <w:sz w:val="24"/>
          <w:highlight w:val="white"/>
          <w:lang w:val="es-ES_tradnl"/>
        </w:rPr>
        <w:t xml:space="preserve"> a implementar. Los algoritmos de </w:t>
      </w:r>
      <w:proofErr w:type="spellStart"/>
      <w:r w:rsidRPr="00797958">
        <w:rPr>
          <w:rFonts w:ascii="Times New Roman" w:eastAsia="Times New Roman" w:hAnsi="Times New Roman" w:cs="Times New Roman"/>
          <w:sz w:val="24"/>
          <w:highlight w:val="white"/>
          <w:lang w:val="es-ES_tradnl"/>
        </w:rPr>
        <w:t>clusterización</w:t>
      </w:r>
      <w:proofErr w:type="spellEnd"/>
      <w:r w:rsidRPr="00797958">
        <w:rPr>
          <w:rFonts w:ascii="Times New Roman" w:eastAsia="Times New Roman" w:hAnsi="Times New Roman" w:cs="Times New Roman"/>
          <w:sz w:val="24"/>
          <w:highlight w:val="white"/>
          <w:lang w:val="es-ES_tradnl"/>
        </w:rPr>
        <w:t xml:space="preserve"> se pueden clasificar de acuerdo al problema a resolver, es decir en </w:t>
      </w:r>
      <w:proofErr w:type="spellStart"/>
      <w:r w:rsidRPr="00797958">
        <w:rPr>
          <w:rFonts w:ascii="Times New Roman" w:eastAsia="Times New Roman" w:hAnsi="Times New Roman" w:cs="Times New Roman"/>
          <w:i/>
          <w:sz w:val="24"/>
          <w:highlight w:val="white"/>
          <w:lang w:val="es-ES_tradnl"/>
        </w:rPr>
        <w:t>hard</w:t>
      </w:r>
      <w:proofErr w:type="spellEnd"/>
      <w:r w:rsidRPr="00797958">
        <w:rPr>
          <w:rFonts w:ascii="Times New Roman" w:eastAsia="Times New Roman" w:hAnsi="Times New Roman" w:cs="Times New Roman"/>
          <w:i/>
          <w:sz w:val="24"/>
          <w:highlight w:val="white"/>
          <w:lang w:val="es-ES_tradnl"/>
        </w:rPr>
        <w:t xml:space="preserve"> </w:t>
      </w:r>
      <w:proofErr w:type="spellStart"/>
      <w:r w:rsidRPr="00797958">
        <w:rPr>
          <w:rFonts w:ascii="Times New Roman" w:eastAsia="Times New Roman" w:hAnsi="Times New Roman" w:cs="Times New Roman"/>
          <w:i/>
          <w:sz w:val="24"/>
          <w:highlight w:val="white"/>
          <w:lang w:val="es-ES_tradnl"/>
        </w:rPr>
        <w:t>clustering</w:t>
      </w:r>
      <w:proofErr w:type="spellEnd"/>
      <w:r w:rsidR="008527C0">
        <w:rPr>
          <w:rFonts w:ascii="Times New Roman" w:eastAsia="Times New Roman" w:hAnsi="Times New Roman" w:cs="Times New Roman"/>
          <w:i/>
          <w:sz w:val="24"/>
          <w:highlight w:val="white"/>
          <w:lang w:val="es-ES_tradnl"/>
        </w:rPr>
        <w:t xml:space="preserve"> </w:t>
      </w:r>
      <w:r w:rsidRPr="00797958">
        <w:rPr>
          <w:rFonts w:ascii="Times New Roman" w:eastAsia="Times New Roman" w:hAnsi="Times New Roman" w:cs="Times New Roman"/>
          <w:sz w:val="24"/>
          <w:highlight w:val="white"/>
          <w:lang w:val="es-ES_tradnl"/>
        </w:rPr>
        <w:t>o</w:t>
      </w:r>
      <w:r w:rsidR="008527C0">
        <w:rPr>
          <w:rFonts w:ascii="Times New Roman" w:eastAsia="Times New Roman" w:hAnsi="Times New Roman" w:cs="Times New Roman"/>
          <w:sz w:val="24"/>
          <w:highlight w:val="white"/>
          <w:lang w:val="es-ES_tradnl"/>
        </w:rPr>
        <w:t xml:space="preserve"> </w:t>
      </w:r>
      <w:proofErr w:type="spellStart"/>
      <w:r w:rsidRPr="00797958">
        <w:rPr>
          <w:rFonts w:ascii="Times New Roman" w:eastAsia="Times New Roman" w:hAnsi="Times New Roman" w:cs="Times New Roman"/>
          <w:i/>
          <w:sz w:val="24"/>
          <w:highlight w:val="white"/>
          <w:lang w:val="es-ES_tradnl"/>
        </w:rPr>
        <w:t>fuzzy</w:t>
      </w:r>
      <w:proofErr w:type="spellEnd"/>
      <w:r w:rsidRPr="00797958">
        <w:rPr>
          <w:rFonts w:ascii="Times New Roman" w:eastAsia="Times New Roman" w:hAnsi="Times New Roman" w:cs="Times New Roman"/>
          <w:i/>
          <w:sz w:val="24"/>
          <w:highlight w:val="white"/>
          <w:lang w:val="es-ES_tradnl"/>
        </w:rPr>
        <w:t xml:space="preserve"> </w:t>
      </w:r>
      <w:proofErr w:type="spellStart"/>
      <w:r w:rsidRPr="00797958">
        <w:rPr>
          <w:rFonts w:ascii="Times New Roman" w:eastAsia="Times New Roman" w:hAnsi="Times New Roman" w:cs="Times New Roman"/>
          <w:i/>
          <w:sz w:val="24"/>
          <w:highlight w:val="white"/>
          <w:lang w:val="es-ES_tradnl"/>
        </w:rPr>
        <w:t>clustering</w:t>
      </w:r>
      <w:proofErr w:type="spellEnd"/>
      <w:r w:rsidRPr="00797958">
        <w:rPr>
          <w:rFonts w:ascii="Times New Roman" w:eastAsia="Times New Roman" w:hAnsi="Times New Roman" w:cs="Times New Roman"/>
          <w:sz w:val="24"/>
          <w:highlight w:val="white"/>
          <w:lang w:val="es-ES_tradnl"/>
        </w:rPr>
        <w:t xml:space="preserve">. </w:t>
      </w:r>
      <w:proofErr w:type="spellStart"/>
      <w:r w:rsidRPr="00797958">
        <w:rPr>
          <w:rFonts w:ascii="Times New Roman" w:eastAsia="Times New Roman" w:hAnsi="Times New Roman" w:cs="Times New Roman"/>
          <w:i/>
          <w:sz w:val="24"/>
          <w:highlight w:val="white"/>
          <w:lang w:val="es-ES_tradnl"/>
        </w:rPr>
        <w:t>Hard</w:t>
      </w:r>
      <w:proofErr w:type="spellEnd"/>
      <w:r w:rsidRPr="00797958">
        <w:rPr>
          <w:rFonts w:ascii="Times New Roman" w:eastAsia="Times New Roman" w:hAnsi="Times New Roman" w:cs="Times New Roman"/>
          <w:i/>
          <w:sz w:val="24"/>
          <w:highlight w:val="white"/>
          <w:lang w:val="es-ES_tradnl"/>
        </w:rPr>
        <w:t xml:space="preserve"> </w:t>
      </w:r>
      <w:proofErr w:type="spellStart"/>
      <w:r w:rsidRPr="00797958">
        <w:rPr>
          <w:rFonts w:ascii="Times New Roman" w:eastAsia="Times New Roman" w:hAnsi="Times New Roman" w:cs="Times New Roman"/>
          <w:i/>
          <w:sz w:val="24"/>
          <w:highlight w:val="white"/>
          <w:lang w:val="es-ES_tradnl"/>
        </w:rPr>
        <w:t>clustering</w:t>
      </w:r>
      <w:proofErr w:type="spellEnd"/>
      <w:r w:rsidRPr="00797958">
        <w:rPr>
          <w:rFonts w:ascii="Times New Roman" w:eastAsia="Times New Roman" w:hAnsi="Times New Roman" w:cs="Times New Roman"/>
          <w:i/>
          <w:sz w:val="24"/>
          <w:highlight w:val="white"/>
          <w:lang w:val="es-ES_tradnl"/>
        </w:rPr>
        <w:t xml:space="preserve"> </w:t>
      </w:r>
      <w:r w:rsidRPr="00797958">
        <w:rPr>
          <w:rFonts w:ascii="Times New Roman" w:eastAsia="Times New Roman" w:hAnsi="Times New Roman" w:cs="Times New Roman"/>
          <w:sz w:val="24"/>
          <w:highlight w:val="white"/>
          <w:lang w:val="es-ES_tradnl"/>
        </w:rPr>
        <w:t xml:space="preserve">es “cuando un punto del set de datos solo pertenece a un solo </w:t>
      </w:r>
      <w:del w:id="58" w:author="Alejandro Reyes" w:date="2015-05-08T13:00:00Z">
        <w:r w:rsidRPr="00797958" w:rsidDel="008527C0">
          <w:rPr>
            <w:rFonts w:ascii="Times New Roman" w:eastAsia="Times New Roman" w:hAnsi="Times New Roman" w:cs="Times New Roman"/>
            <w:sz w:val="24"/>
            <w:highlight w:val="white"/>
            <w:lang w:val="es-ES_tradnl"/>
          </w:rPr>
          <w:delText>cluster</w:delText>
        </w:r>
      </w:del>
      <w:ins w:id="59" w:author="Alejandro Reyes" w:date="2015-05-08T13:00:00Z">
        <w:r w:rsidR="008527C0" w:rsidRPr="00797958">
          <w:rPr>
            <w:rFonts w:ascii="Times New Roman" w:eastAsia="Times New Roman" w:hAnsi="Times New Roman" w:cs="Times New Roman"/>
            <w:sz w:val="24"/>
            <w:highlight w:val="white"/>
            <w:lang w:val="es-ES_tradnl"/>
          </w:rPr>
          <w:t>clúster</w:t>
        </w:r>
      </w:ins>
      <w:r w:rsidRPr="00797958">
        <w:rPr>
          <w:rFonts w:ascii="Times New Roman" w:eastAsia="Times New Roman" w:hAnsi="Times New Roman" w:cs="Times New Roman"/>
          <w:sz w:val="24"/>
          <w:highlight w:val="white"/>
          <w:lang w:val="es-ES_tradnl"/>
        </w:rPr>
        <w:t xml:space="preserve"> o agrupación” </w:t>
      </w:r>
      <w:sdt>
        <w:sdtPr>
          <w:rPr>
            <w:rFonts w:ascii="Times New Roman" w:eastAsia="Times New Roman" w:hAnsi="Times New Roman" w:cs="Times New Roman"/>
            <w:sz w:val="24"/>
            <w:highlight w:val="white"/>
            <w:lang w:val="es-ES_tradnl"/>
          </w:rPr>
          <w:id w:val="-947230790"/>
          <w:citation/>
        </w:sdtPr>
        <w:sdtEndPr/>
        <w:sdtContent>
          <w:r w:rsidRPr="00797958">
            <w:rPr>
              <w:rFonts w:ascii="Times New Roman" w:eastAsia="Times New Roman" w:hAnsi="Times New Roman" w:cs="Times New Roman"/>
              <w:sz w:val="24"/>
              <w:highlight w:val="white"/>
              <w:lang w:val="es-ES_tradnl"/>
            </w:rPr>
            <w:fldChar w:fldCharType="begin"/>
          </w:r>
          <w:r w:rsidRPr="00797958">
            <w:rPr>
              <w:rFonts w:ascii="Times New Roman" w:eastAsia="Times New Roman" w:hAnsi="Times New Roman" w:cs="Times New Roman"/>
              <w:sz w:val="24"/>
              <w:highlight w:val="white"/>
              <w:lang w:val="es-ES_tradnl"/>
            </w:rPr>
            <w:instrText xml:space="preserve">CITATION Guo07 \p 8-9 \l 1033 </w:instrText>
          </w:r>
          <w:r w:rsidRPr="00797958">
            <w:rPr>
              <w:rFonts w:ascii="Times New Roman" w:eastAsia="Times New Roman" w:hAnsi="Times New Roman" w:cs="Times New Roman"/>
              <w:sz w:val="24"/>
              <w:highlight w:val="white"/>
              <w:lang w:val="es-ES_tradnl"/>
            </w:rPr>
            <w:fldChar w:fldCharType="separate"/>
          </w:r>
          <w:r w:rsidR="004E4841" w:rsidRPr="00797958">
            <w:rPr>
              <w:rFonts w:ascii="Times New Roman" w:eastAsia="Times New Roman" w:hAnsi="Times New Roman" w:cs="Times New Roman"/>
              <w:noProof/>
              <w:sz w:val="24"/>
              <w:highlight w:val="white"/>
              <w:lang w:val="es-ES_tradnl"/>
            </w:rPr>
            <w:t>(Gan, Ma, &amp; Wu, 2007, pp. 8-9)</w:t>
          </w:r>
          <w:r w:rsidRPr="00797958">
            <w:rPr>
              <w:rFonts w:ascii="Times New Roman" w:eastAsia="Times New Roman" w:hAnsi="Times New Roman" w:cs="Times New Roman"/>
              <w:sz w:val="24"/>
              <w:highlight w:val="white"/>
              <w:lang w:val="es-ES_tradnl"/>
            </w:rPr>
            <w:fldChar w:fldCharType="end"/>
          </w:r>
        </w:sdtContent>
      </w:sdt>
      <w:r w:rsidRPr="00797958">
        <w:rPr>
          <w:rFonts w:ascii="Times New Roman" w:eastAsia="Times New Roman" w:hAnsi="Times New Roman" w:cs="Times New Roman"/>
          <w:sz w:val="24"/>
          <w:lang w:val="es-ES_tradnl"/>
        </w:rPr>
        <w:t xml:space="preserve"> </w:t>
      </w:r>
      <w:r w:rsidRPr="00797958">
        <w:rPr>
          <w:rFonts w:ascii="Times New Roman" w:eastAsia="Times New Roman" w:hAnsi="Times New Roman" w:cs="Times New Roman"/>
          <w:color w:val="333333"/>
          <w:sz w:val="24"/>
          <w:lang w:val="es-ES_tradnl"/>
        </w:rPr>
        <w:t xml:space="preserve">mientras </w:t>
      </w:r>
      <w:proofErr w:type="spellStart"/>
      <w:r w:rsidRPr="00797958">
        <w:rPr>
          <w:rFonts w:ascii="Times New Roman" w:eastAsia="Times New Roman" w:hAnsi="Times New Roman" w:cs="Times New Roman"/>
          <w:i/>
          <w:color w:val="333333"/>
          <w:sz w:val="24"/>
          <w:lang w:val="es-ES_tradnl"/>
        </w:rPr>
        <w:t>fuzzy</w:t>
      </w:r>
      <w:proofErr w:type="spellEnd"/>
      <w:r w:rsidRPr="00797958">
        <w:rPr>
          <w:rFonts w:ascii="Times New Roman" w:eastAsia="Times New Roman" w:hAnsi="Times New Roman" w:cs="Times New Roman"/>
          <w:i/>
          <w:color w:val="333333"/>
          <w:sz w:val="24"/>
          <w:lang w:val="es-ES_tradnl"/>
        </w:rPr>
        <w:t xml:space="preserve"> </w:t>
      </w:r>
      <w:proofErr w:type="spellStart"/>
      <w:r w:rsidRPr="00797958">
        <w:rPr>
          <w:rFonts w:ascii="Times New Roman" w:eastAsia="Times New Roman" w:hAnsi="Times New Roman" w:cs="Times New Roman"/>
          <w:i/>
          <w:color w:val="333333"/>
          <w:sz w:val="24"/>
          <w:lang w:val="es-ES_tradnl"/>
        </w:rPr>
        <w:t>clustering</w:t>
      </w:r>
      <w:proofErr w:type="spellEnd"/>
      <w:r w:rsidRPr="00797958">
        <w:rPr>
          <w:rFonts w:ascii="Times New Roman" w:eastAsia="Times New Roman" w:hAnsi="Times New Roman" w:cs="Times New Roman"/>
          <w:i/>
          <w:color w:val="333333"/>
          <w:sz w:val="24"/>
          <w:lang w:val="es-ES_tradnl"/>
        </w:rPr>
        <w:t xml:space="preserve"> </w:t>
      </w:r>
      <w:r w:rsidRPr="00797958">
        <w:rPr>
          <w:rFonts w:ascii="Times New Roman" w:eastAsia="Times New Roman" w:hAnsi="Times New Roman" w:cs="Times New Roman"/>
          <w:color w:val="333333"/>
          <w:sz w:val="24"/>
          <w:lang w:val="es-ES_tradnl"/>
        </w:rPr>
        <w:t xml:space="preserve">es lo contrario y “un punto del set de datos puede pertenecer a más de un </w:t>
      </w:r>
      <w:del w:id="60" w:author="Alejandro Reyes" w:date="2015-05-08T13:00:00Z">
        <w:r w:rsidRPr="00797958" w:rsidDel="008527C0">
          <w:rPr>
            <w:rFonts w:ascii="Times New Roman" w:eastAsia="Times New Roman" w:hAnsi="Times New Roman" w:cs="Times New Roman"/>
            <w:color w:val="333333"/>
            <w:sz w:val="24"/>
            <w:lang w:val="es-ES_tradnl"/>
          </w:rPr>
          <w:delText>cluster</w:delText>
        </w:r>
      </w:del>
      <w:ins w:id="61" w:author="Alejandro Reyes" w:date="2015-05-08T13:00:00Z">
        <w:r w:rsidR="008527C0" w:rsidRPr="00797958">
          <w:rPr>
            <w:rFonts w:ascii="Times New Roman" w:eastAsia="Times New Roman" w:hAnsi="Times New Roman" w:cs="Times New Roman"/>
            <w:color w:val="333333"/>
            <w:sz w:val="24"/>
            <w:lang w:val="es-ES_tradnl"/>
          </w:rPr>
          <w:t>clúster</w:t>
        </w:r>
      </w:ins>
      <w:r w:rsidRPr="00797958">
        <w:rPr>
          <w:rFonts w:ascii="Times New Roman" w:eastAsia="Times New Roman" w:hAnsi="Times New Roman" w:cs="Times New Roman"/>
          <w:color w:val="333333"/>
          <w:sz w:val="24"/>
          <w:lang w:val="es-ES_tradnl"/>
        </w:rPr>
        <w:t xml:space="preserve">” </w:t>
      </w:r>
      <w:sdt>
        <w:sdtPr>
          <w:rPr>
            <w:rFonts w:ascii="Times New Roman" w:eastAsia="Times New Roman" w:hAnsi="Times New Roman" w:cs="Times New Roman"/>
            <w:color w:val="333333"/>
            <w:sz w:val="24"/>
            <w:lang w:val="es-ES_tradnl"/>
          </w:rPr>
          <w:id w:val="-1690745108"/>
          <w:citation/>
        </w:sdtPr>
        <w:sdtEndPr/>
        <w:sdtContent>
          <w:r w:rsidRPr="00797958">
            <w:rPr>
              <w:rFonts w:ascii="Times New Roman" w:eastAsia="Times New Roman" w:hAnsi="Times New Roman" w:cs="Times New Roman"/>
              <w:color w:val="333333"/>
              <w:sz w:val="24"/>
              <w:lang w:val="es-ES_tradnl"/>
            </w:rPr>
            <w:fldChar w:fldCharType="begin"/>
          </w:r>
          <w:r w:rsidRPr="00797958">
            <w:rPr>
              <w:rFonts w:ascii="Times New Roman" w:eastAsia="Times New Roman" w:hAnsi="Times New Roman" w:cs="Times New Roman"/>
              <w:sz w:val="24"/>
              <w:highlight w:val="white"/>
              <w:lang w:val="es-ES_tradnl"/>
            </w:rPr>
            <w:instrText xml:space="preserve">CITATION Guo07 \p 8-9 \l 1033 </w:instrText>
          </w:r>
          <w:r w:rsidRPr="00797958">
            <w:rPr>
              <w:rFonts w:ascii="Times New Roman" w:eastAsia="Times New Roman" w:hAnsi="Times New Roman" w:cs="Times New Roman"/>
              <w:color w:val="333333"/>
              <w:sz w:val="24"/>
              <w:lang w:val="es-ES_tradnl"/>
            </w:rPr>
            <w:fldChar w:fldCharType="separate"/>
          </w:r>
          <w:r w:rsidR="004E4841" w:rsidRPr="00797958">
            <w:rPr>
              <w:rFonts w:ascii="Times New Roman" w:eastAsia="Times New Roman" w:hAnsi="Times New Roman" w:cs="Times New Roman"/>
              <w:noProof/>
              <w:sz w:val="24"/>
              <w:highlight w:val="white"/>
              <w:lang w:val="es-ES_tradnl"/>
            </w:rPr>
            <w:t>(Gan, Ma, &amp; Wu, 2007, pp. 8-9)</w:t>
          </w:r>
          <w:r w:rsidRPr="00797958">
            <w:rPr>
              <w:rFonts w:ascii="Times New Roman" w:eastAsia="Times New Roman" w:hAnsi="Times New Roman" w:cs="Times New Roman"/>
              <w:color w:val="333333"/>
              <w:sz w:val="24"/>
              <w:lang w:val="es-ES_tradnl"/>
            </w:rPr>
            <w:fldChar w:fldCharType="end"/>
          </w:r>
        </w:sdtContent>
      </w:sdt>
      <w:r w:rsidRPr="00797958">
        <w:rPr>
          <w:rFonts w:ascii="Times New Roman" w:eastAsia="Times New Roman" w:hAnsi="Times New Roman" w:cs="Times New Roman"/>
          <w:color w:val="333333"/>
          <w:sz w:val="24"/>
          <w:lang w:val="es-ES_tradnl"/>
        </w:rPr>
        <w:t xml:space="preserve">. Por consiguiente, es probable que se ejecute un algoritmo tipo </w:t>
      </w:r>
      <w:proofErr w:type="spellStart"/>
      <w:r w:rsidRPr="00797958">
        <w:rPr>
          <w:rFonts w:ascii="Times New Roman" w:eastAsia="Times New Roman" w:hAnsi="Times New Roman" w:cs="Times New Roman"/>
          <w:i/>
          <w:color w:val="333333"/>
          <w:sz w:val="24"/>
          <w:lang w:val="es-ES_tradnl"/>
        </w:rPr>
        <w:t>fuzzy</w:t>
      </w:r>
      <w:proofErr w:type="spellEnd"/>
      <w:r w:rsidRPr="00797958">
        <w:rPr>
          <w:rFonts w:ascii="Times New Roman" w:eastAsia="Times New Roman" w:hAnsi="Times New Roman" w:cs="Times New Roman"/>
          <w:i/>
          <w:color w:val="333333"/>
          <w:sz w:val="24"/>
          <w:lang w:val="es-ES_tradnl"/>
        </w:rPr>
        <w:t xml:space="preserve"> </w:t>
      </w:r>
      <w:r w:rsidRPr="00797958">
        <w:rPr>
          <w:rFonts w:ascii="Times New Roman" w:eastAsia="Times New Roman" w:hAnsi="Times New Roman" w:cs="Times New Roman"/>
          <w:color w:val="333333"/>
          <w:sz w:val="24"/>
          <w:lang w:val="es-ES_tradnl"/>
        </w:rPr>
        <w:t xml:space="preserve">en este proyecto de grado porque los resultados tendrían mayor sentido biológico </w:t>
      </w:r>
      <w:sdt>
        <w:sdtPr>
          <w:rPr>
            <w:rFonts w:ascii="Times New Roman" w:eastAsia="Times New Roman" w:hAnsi="Times New Roman" w:cs="Times New Roman"/>
            <w:color w:val="333333"/>
            <w:sz w:val="24"/>
            <w:lang w:val="es-ES_tradnl"/>
          </w:rPr>
          <w:id w:val="774748745"/>
          <w:citation/>
        </w:sdtPr>
        <w:sdtEndPr/>
        <w:sdtContent>
          <w:r w:rsidRPr="00797958">
            <w:rPr>
              <w:rFonts w:ascii="Times New Roman" w:eastAsia="Times New Roman" w:hAnsi="Times New Roman" w:cs="Times New Roman"/>
              <w:color w:val="333333"/>
              <w:sz w:val="24"/>
              <w:lang w:val="es-ES_tradnl"/>
            </w:rPr>
            <w:fldChar w:fldCharType="begin"/>
          </w:r>
          <w:r w:rsidRPr="00797958">
            <w:rPr>
              <w:rFonts w:ascii="Times New Roman" w:eastAsia="Times New Roman" w:hAnsi="Times New Roman" w:cs="Times New Roman"/>
              <w:color w:val="333333"/>
              <w:sz w:val="24"/>
              <w:lang w:val="es-ES_tradnl"/>
            </w:rPr>
            <w:instrText xml:space="preserve"> CITATION Lac14 \l 1033 </w:instrText>
          </w:r>
          <w:r w:rsidRPr="00797958">
            <w:rPr>
              <w:rFonts w:ascii="Times New Roman" w:eastAsia="Times New Roman" w:hAnsi="Times New Roman" w:cs="Times New Roman"/>
              <w:color w:val="333333"/>
              <w:sz w:val="24"/>
              <w:lang w:val="es-ES_tradnl"/>
            </w:rPr>
            <w:fldChar w:fldCharType="separate"/>
          </w:r>
          <w:r w:rsidR="004E4841" w:rsidRPr="00797958">
            <w:rPr>
              <w:rFonts w:ascii="Times New Roman" w:eastAsia="Times New Roman" w:hAnsi="Times New Roman" w:cs="Times New Roman"/>
              <w:noProof/>
              <w:color w:val="333333"/>
              <w:sz w:val="24"/>
              <w:lang w:val="es-ES_tradnl"/>
            </w:rPr>
            <w:t>(Laczny, Pinel, Vlassis, &amp; Wilmes, 2014)</w:t>
          </w:r>
          <w:r w:rsidRPr="00797958">
            <w:rPr>
              <w:rFonts w:ascii="Times New Roman" w:eastAsia="Times New Roman" w:hAnsi="Times New Roman" w:cs="Times New Roman"/>
              <w:color w:val="333333"/>
              <w:sz w:val="24"/>
              <w:lang w:val="es-ES_tradnl"/>
            </w:rPr>
            <w:fldChar w:fldCharType="end"/>
          </w:r>
        </w:sdtContent>
      </w:sdt>
      <w:r w:rsidRPr="00797958">
        <w:rPr>
          <w:rFonts w:ascii="Times New Roman" w:eastAsia="Times New Roman" w:hAnsi="Times New Roman" w:cs="Times New Roman"/>
          <w:color w:val="333333"/>
          <w:sz w:val="24"/>
          <w:lang w:val="es-ES_tradnl"/>
        </w:rPr>
        <w:t>. Asimismo, estos algoritmos pueden tener subdivision</w:t>
      </w:r>
      <w:r w:rsidR="00AB12E5" w:rsidRPr="00797958">
        <w:rPr>
          <w:rFonts w:ascii="Times New Roman" w:eastAsia="Times New Roman" w:hAnsi="Times New Roman" w:cs="Times New Roman"/>
          <w:color w:val="333333"/>
          <w:sz w:val="24"/>
          <w:lang w:val="es-ES_tradnl"/>
        </w:rPr>
        <w:t>es como se indica en la Figura 3</w:t>
      </w:r>
      <w:r w:rsidRPr="00797958">
        <w:rPr>
          <w:rFonts w:ascii="Times New Roman" w:eastAsia="Times New Roman" w:hAnsi="Times New Roman" w:cs="Times New Roman"/>
          <w:color w:val="333333"/>
          <w:sz w:val="24"/>
          <w:lang w:val="es-ES_tradnl"/>
        </w:rPr>
        <w:t xml:space="preserve">. </w:t>
      </w:r>
    </w:p>
    <w:p w14:paraId="22B6D1D0" w14:textId="77777777" w:rsidR="00893237" w:rsidRPr="00797958" w:rsidRDefault="00893237" w:rsidP="00893237">
      <w:pPr>
        <w:pStyle w:val="normal0"/>
        <w:spacing w:line="273" w:lineRule="auto"/>
        <w:jc w:val="both"/>
        <w:rPr>
          <w:lang w:val="es-ES_tradnl"/>
        </w:rPr>
      </w:pPr>
      <w:r w:rsidRPr="00797958">
        <w:rPr>
          <w:noProof/>
        </w:rPr>
        <mc:AlternateContent>
          <mc:Choice Requires="wpg">
            <w:drawing>
              <wp:anchor distT="0" distB="0" distL="114300" distR="114300" simplePos="0" relativeHeight="251669504" behindDoc="0" locked="0" layoutInCell="1" allowOverlap="1" wp14:anchorId="0A279EB1" wp14:editId="2CFF91EB">
                <wp:simplePos x="0" y="0"/>
                <wp:positionH relativeFrom="column">
                  <wp:posOffset>838200</wp:posOffset>
                </wp:positionH>
                <wp:positionV relativeFrom="paragraph">
                  <wp:posOffset>152400</wp:posOffset>
                </wp:positionV>
                <wp:extent cx="3390900" cy="2708910"/>
                <wp:effectExtent l="0" t="0" r="12700" b="8890"/>
                <wp:wrapSquare wrapText="bothSides"/>
                <wp:docPr id="13" name="Group 13"/>
                <wp:cNvGraphicFramePr/>
                <a:graphic xmlns:a="http://schemas.openxmlformats.org/drawingml/2006/main">
                  <a:graphicData uri="http://schemas.microsoft.com/office/word/2010/wordprocessingGroup">
                    <wpg:wgp>
                      <wpg:cNvGrpSpPr/>
                      <wpg:grpSpPr>
                        <a:xfrm>
                          <a:off x="0" y="0"/>
                          <a:ext cx="3390900" cy="2708910"/>
                          <a:chOff x="0" y="0"/>
                          <a:chExt cx="3148965" cy="2567940"/>
                        </a:xfrm>
                      </wpg:grpSpPr>
                      <pic:pic xmlns:pic="http://schemas.openxmlformats.org/drawingml/2006/picture">
                        <pic:nvPicPr>
                          <pic:cNvPr id="14" name="image05.png"/>
                          <pic:cNvPicPr/>
                        </pic:nvPicPr>
                        <pic:blipFill>
                          <a:blip r:embed="rId12"/>
                          <a:srcRect/>
                          <a:stretch>
                            <a:fillRect/>
                          </a:stretch>
                        </pic:blipFill>
                        <pic:spPr>
                          <a:xfrm>
                            <a:off x="0" y="0"/>
                            <a:ext cx="3148965" cy="2252345"/>
                          </a:xfrm>
                          <a:prstGeom prst="rect">
                            <a:avLst/>
                          </a:prstGeom>
                          <a:ln/>
                        </pic:spPr>
                      </pic:pic>
                      <wps:wsp>
                        <wps:cNvPr id="15" name="Text Box 15"/>
                        <wps:cNvSpPr txBox="1"/>
                        <wps:spPr>
                          <a:xfrm>
                            <a:off x="0" y="2309495"/>
                            <a:ext cx="314896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1768BA" w14:textId="53D8AFE8" w:rsidR="008527C0" w:rsidRPr="00B70D4A" w:rsidRDefault="008527C0" w:rsidP="00893237">
                              <w:pPr>
                                <w:pStyle w:val="Caption"/>
                                <w:rPr>
                                  <w:b w:val="0"/>
                                  <w:i/>
                                  <w:noProof/>
                                  <w:color w:val="auto"/>
                                  <w:sz w:val="22"/>
                                  <w:szCs w:val="20"/>
                                </w:rPr>
                              </w:pPr>
                              <w:r w:rsidRPr="00B70D4A">
                                <w:rPr>
                                  <w:i/>
                                  <w:color w:val="auto"/>
                                </w:rPr>
                                <w:t>Figura</w:t>
                              </w:r>
                              <w:r>
                                <w:rPr>
                                  <w:i/>
                                  <w:color w:val="auto"/>
                                </w:rPr>
                                <w:t xml:space="preserve"> 3</w:t>
                              </w:r>
                              <w:r w:rsidRPr="00B70D4A">
                                <w:rPr>
                                  <w:b w:val="0"/>
                                  <w:i/>
                                  <w:color w:val="auto"/>
                                </w:rPr>
                                <w:t xml:space="preserve">. Obtenido de </w:t>
                              </w:r>
                              <w:sdt>
                                <w:sdtPr>
                                  <w:rPr>
                                    <w:b w:val="0"/>
                                    <w:i/>
                                    <w:color w:val="auto"/>
                                  </w:rPr>
                                  <w:id w:val="-2033021309"/>
                                  <w:citation/>
                                </w:sdtPr>
                                <w:sdtEndPr/>
                                <w:sdtContent>
                                  <w:r w:rsidRPr="00B70D4A">
                                    <w:rPr>
                                      <w:b w:val="0"/>
                                      <w:i/>
                                      <w:color w:val="auto"/>
                                    </w:rPr>
                                    <w:fldChar w:fldCharType="begin"/>
                                  </w:r>
                                  <w:r w:rsidRPr="00B70D4A">
                                    <w:rPr>
                                      <w:b w:val="0"/>
                                      <w:i/>
                                      <w:color w:val="auto"/>
                                    </w:rPr>
                                    <w:instrText xml:space="preserve"> CITATION Guo07 \l 1033 </w:instrText>
                                  </w:r>
                                  <w:r w:rsidRPr="00B70D4A">
                                    <w:rPr>
                                      <w:b w:val="0"/>
                                      <w:i/>
                                      <w:color w:val="auto"/>
                                    </w:rPr>
                                    <w:fldChar w:fldCharType="separate"/>
                                  </w:r>
                                  <w:r w:rsidRPr="004E4841">
                                    <w:rPr>
                                      <w:noProof/>
                                      <w:color w:val="auto"/>
                                    </w:rPr>
                                    <w:t>(Gan, Ma, &amp; Wu, 2007)</w:t>
                                  </w:r>
                                  <w:r w:rsidRPr="00B70D4A">
                                    <w:rPr>
                                      <w:b w:val="0"/>
                                      <w:i/>
                                      <w:color w:val="auto"/>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3" o:spid="_x0000_s1032" style="position:absolute;left:0;text-align:left;margin-left:66pt;margin-top:12pt;width:267pt;height:213.3pt;z-index:251669504;mso-width-relative:margin;mso-height-relative:margin" coordsize="3148965,2567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">
                <v:shape id="image05.png" o:spid="_x0000_s1033" type="#_x0000_t75" style="position:absolute;width:3148965;height:2252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F6&#10;aY6+AAAA2wAAAA8AAABkcnMvZG93bnJldi54bWxET02LwjAQvQv+hzDC3jRVRKQaRQRB8WRV9Dgk&#10;Y1tsJqWJtfvvjbCwt3m8z1muO1uJlhpfOlYwHiUgiLUzJecKLufdcA7CB2SDlWNS8Ese1qt+b4mp&#10;cW8+UZuFXMQQ9ikqKEKoUym9LsiiH7maOHIP11gMETa5NA2+Y7it5CRJZtJiybGhwJq2Beln9rIK&#10;iK7XVh/HsrvpQ+bl2e4P94lSP4NuswARqAv/4j/33sT5U/j+Eg+Qqw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BF6aY6+AAAA2wAAAA8AAAAAAAAAAAAAAAAAnAIAAGRycy9k&#10;b3ducmV2LnhtbFBLBQYAAAAABAAEAPcAAACHAwAAAAA=&#10;">
                  <v:imagedata r:id="rId13" o:title=""/>
                </v:shape>
                <v:shape id="Text Box 15" o:spid="_x0000_s1034" type="#_x0000_t202" style="position:absolute;top:2309495;width:314896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VXfGwgAA&#10;ANsAAAAPAAAAZHJzL2Rvd25yZXYueG1sRE9La8JAEL4L/Q/LFHqRummg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lVd8bCAAAA2wAAAA8AAAAAAAAAAAAAAAAAlwIAAGRycy9kb3du&#10;cmV2LnhtbFBLBQYAAAAABAAEAPUAAACGAwAAAAA=&#10;" stroked="f">
                  <v:textbox inset="0,0,0,0">
                    <w:txbxContent>
                      <w:p w14:paraId="4C1768BA" w14:textId="53D8AFE8" w:rsidR="008527C0" w:rsidRPr="00B70D4A" w:rsidRDefault="008527C0" w:rsidP="00893237">
                        <w:pPr>
                          <w:pStyle w:val="Caption"/>
                          <w:rPr>
                            <w:b w:val="0"/>
                            <w:i/>
                            <w:noProof/>
                            <w:color w:val="auto"/>
                            <w:sz w:val="22"/>
                            <w:szCs w:val="20"/>
                          </w:rPr>
                        </w:pPr>
                        <w:r w:rsidRPr="00B70D4A">
                          <w:rPr>
                            <w:i/>
                            <w:color w:val="auto"/>
                          </w:rPr>
                          <w:t>Figura</w:t>
                        </w:r>
                        <w:r>
                          <w:rPr>
                            <w:i/>
                            <w:color w:val="auto"/>
                          </w:rPr>
                          <w:t xml:space="preserve"> 3</w:t>
                        </w:r>
                        <w:r w:rsidRPr="00B70D4A">
                          <w:rPr>
                            <w:b w:val="0"/>
                            <w:i/>
                            <w:color w:val="auto"/>
                          </w:rPr>
                          <w:t xml:space="preserve">. Obtenido de </w:t>
                        </w:r>
                        <w:sdt>
                          <w:sdtPr>
                            <w:rPr>
                              <w:b w:val="0"/>
                              <w:i/>
                              <w:color w:val="auto"/>
                            </w:rPr>
                            <w:id w:val="-2033021309"/>
                            <w:citation/>
                          </w:sdtPr>
                          <w:sdtEndPr/>
                          <w:sdtContent>
                            <w:r w:rsidRPr="00B70D4A">
                              <w:rPr>
                                <w:b w:val="0"/>
                                <w:i/>
                                <w:color w:val="auto"/>
                              </w:rPr>
                              <w:fldChar w:fldCharType="begin"/>
                            </w:r>
                            <w:r w:rsidRPr="00B70D4A">
                              <w:rPr>
                                <w:b w:val="0"/>
                                <w:i/>
                                <w:color w:val="auto"/>
                              </w:rPr>
                              <w:instrText xml:space="preserve"> CITATION Guo07 \l 1033 </w:instrText>
                            </w:r>
                            <w:r w:rsidRPr="00B70D4A">
                              <w:rPr>
                                <w:b w:val="0"/>
                                <w:i/>
                                <w:color w:val="auto"/>
                              </w:rPr>
                              <w:fldChar w:fldCharType="separate"/>
                            </w:r>
                            <w:r w:rsidRPr="004E4841">
                              <w:rPr>
                                <w:noProof/>
                                <w:color w:val="auto"/>
                              </w:rPr>
                              <w:t>(Gan, Ma, &amp; Wu, 2007)</w:t>
                            </w:r>
                            <w:r w:rsidRPr="00B70D4A">
                              <w:rPr>
                                <w:b w:val="0"/>
                                <w:i/>
                                <w:color w:val="auto"/>
                              </w:rPr>
                              <w:fldChar w:fldCharType="end"/>
                            </w:r>
                          </w:sdtContent>
                        </w:sdt>
                      </w:p>
                    </w:txbxContent>
                  </v:textbox>
                </v:shape>
                <w10:wrap type="square"/>
              </v:group>
            </w:pict>
          </mc:Fallback>
        </mc:AlternateContent>
      </w:r>
    </w:p>
    <w:p w14:paraId="5A9BDA20" w14:textId="77777777" w:rsidR="00893237" w:rsidRPr="00797958" w:rsidRDefault="00893237" w:rsidP="00893237">
      <w:pPr>
        <w:pStyle w:val="normal0"/>
        <w:spacing w:line="273" w:lineRule="auto"/>
        <w:jc w:val="both"/>
        <w:rPr>
          <w:lang w:val="es-ES_tradnl"/>
        </w:rPr>
      </w:pPr>
      <w:r w:rsidRPr="00797958">
        <w:rPr>
          <w:rFonts w:ascii="Times New Roman" w:eastAsia="Times New Roman" w:hAnsi="Times New Roman" w:cs="Times New Roman"/>
          <w:color w:val="333333"/>
          <w:sz w:val="24"/>
          <w:lang w:val="es-ES_tradnl"/>
        </w:rPr>
        <w:t xml:space="preserve"> </w:t>
      </w:r>
    </w:p>
    <w:p w14:paraId="280BD4FE" w14:textId="77777777" w:rsidR="00893237" w:rsidRPr="00797958" w:rsidRDefault="00893237" w:rsidP="00893237">
      <w:pPr>
        <w:pStyle w:val="normal0"/>
        <w:jc w:val="both"/>
        <w:rPr>
          <w:lang w:val="es-ES_tradnl"/>
        </w:rPr>
      </w:pPr>
      <w:r w:rsidRPr="00797958">
        <w:rPr>
          <w:rFonts w:ascii="Times New Roman" w:eastAsia="Times New Roman" w:hAnsi="Times New Roman" w:cs="Times New Roman"/>
          <w:sz w:val="24"/>
          <w:highlight w:val="white"/>
          <w:lang w:val="es-ES_tradnl"/>
        </w:rPr>
        <w:t xml:space="preserve"> </w:t>
      </w:r>
    </w:p>
    <w:p w14:paraId="68F6E62B" w14:textId="77777777" w:rsidR="00893237" w:rsidRPr="00797958" w:rsidRDefault="00893237" w:rsidP="00893237">
      <w:pPr>
        <w:pStyle w:val="normal0"/>
        <w:jc w:val="both"/>
        <w:rPr>
          <w:lang w:val="es-ES_tradnl"/>
        </w:rPr>
      </w:pPr>
    </w:p>
    <w:p w14:paraId="62E8EDEA" w14:textId="77777777" w:rsidR="00893237" w:rsidRPr="00797958" w:rsidRDefault="00893237" w:rsidP="00893237">
      <w:pPr>
        <w:pStyle w:val="normal0"/>
        <w:jc w:val="both"/>
        <w:rPr>
          <w:lang w:val="es-ES_tradnl"/>
        </w:rPr>
      </w:pPr>
    </w:p>
    <w:p w14:paraId="1CFC123C" w14:textId="77777777" w:rsidR="00893237" w:rsidRPr="00797958" w:rsidRDefault="00893237" w:rsidP="00893237">
      <w:pPr>
        <w:pStyle w:val="normal0"/>
        <w:jc w:val="both"/>
        <w:rPr>
          <w:lang w:val="es-ES_tradnl"/>
        </w:rPr>
      </w:pPr>
    </w:p>
    <w:p w14:paraId="0D5454AD" w14:textId="77777777" w:rsidR="00893237" w:rsidRPr="00797958" w:rsidRDefault="00893237" w:rsidP="00893237">
      <w:pPr>
        <w:pStyle w:val="normal0"/>
        <w:jc w:val="both"/>
        <w:rPr>
          <w:lang w:val="es-ES_tradnl"/>
        </w:rPr>
      </w:pPr>
    </w:p>
    <w:p w14:paraId="77413242" w14:textId="77777777" w:rsidR="00893237" w:rsidRPr="00797958" w:rsidRDefault="00893237" w:rsidP="00893237">
      <w:pPr>
        <w:pStyle w:val="normal0"/>
        <w:jc w:val="both"/>
        <w:rPr>
          <w:lang w:val="es-ES_tradnl"/>
        </w:rPr>
      </w:pPr>
    </w:p>
    <w:p w14:paraId="1B31FDC6" w14:textId="77777777" w:rsidR="00893237" w:rsidRPr="00797958" w:rsidRDefault="00893237" w:rsidP="00893237">
      <w:pPr>
        <w:pStyle w:val="normal0"/>
        <w:jc w:val="both"/>
        <w:rPr>
          <w:lang w:val="es-ES_tradnl"/>
        </w:rPr>
      </w:pPr>
    </w:p>
    <w:p w14:paraId="67E148B4" w14:textId="77777777" w:rsidR="00893237" w:rsidRPr="00797958" w:rsidRDefault="00893237" w:rsidP="00893237">
      <w:pPr>
        <w:pStyle w:val="normal0"/>
        <w:jc w:val="both"/>
        <w:rPr>
          <w:lang w:val="es-ES_tradnl"/>
        </w:rPr>
      </w:pPr>
    </w:p>
    <w:p w14:paraId="48AF0EF0" w14:textId="77777777" w:rsidR="00893237" w:rsidRPr="00797958" w:rsidRDefault="00893237" w:rsidP="00893237">
      <w:pPr>
        <w:pStyle w:val="normal0"/>
        <w:jc w:val="both"/>
        <w:rPr>
          <w:lang w:val="es-ES_tradnl"/>
        </w:rPr>
      </w:pPr>
    </w:p>
    <w:p w14:paraId="7EDCD617" w14:textId="77777777" w:rsidR="00893237" w:rsidRPr="00797958" w:rsidRDefault="00893237" w:rsidP="00893237">
      <w:pPr>
        <w:pStyle w:val="normal0"/>
        <w:jc w:val="both"/>
        <w:rPr>
          <w:rFonts w:ascii="Times New Roman" w:eastAsia="Times New Roman" w:hAnsi="Times New Roman" w:cs="Times New Roman"/>
          <w:sz w:val="24"/>
          <w:lang w:val="es-ES_tradnl"/>
        </w:rPr>
      </w:pPr>
    </w:p>
    <w:p w14:paraId="790E2670" w14:textId="77777777" w:rsidR="00893237" w:rsidRPr="00797958" w:rsidRDefault="00893237" w:rsidP="00893237">
      <w:pPr>
        <w:pStyle w:val="normal0"/>
        <w:jc w:val="both"/>
        <w:rPr>
          <w:rFonts w:ascii="Times New Roman" w:eastAsia="Times New Roman" w:hAnsi="Times New Roman" w:cs="Times New Roman"/>
          <w:sz w:val="24"/>
          <w:lang w:val="es-ES_tradnl"/>
        </w:rPr>
      </w:pPr>
    </w:p>
    <w:p w14:paraId="2EE5A115" w14:textId="77777777" w:rsidR="00893237" w:rsidRPr="00797958" w:rsidRDefault="00893237" w:rsidP="00893237">
      <w:pPr>
        <w:pStyle w:val="normal0"/>
        <w:jc w:val="both"/>
        <w:rPr>
          <w:rFonts w:ascii="Times New Roman" w:eastAsia="Times New Roman" w:hAnsi="Times New Roman" w:cs="Times New Roman"/>
          <w:sz w:val="24"/>
          <w:lang w:val="es-ES_tradnl"/>
        </w:rPr>
      </w:pPr>
    </w:p>
    <w:p w14:paraId="3A6168FD" w14:textId="77777777" w:rsidR="00893237" w:rsidRPr="00797958" w:rsidRDefault="00893237" w:rsidP="00893237">
      <w:pPr>
        <w:pStyle w:val="normal0"/>
        <w:jc w:val="both"/>
        <w:rPr>
          <w:rFonts w:ascii="Times New Roman" w:eastAsia="Times New Roman" w:hAnsi="Times New Roman" w:cs="Times New Roman"/>
          <w:sz w:val="24"/>
          <w:lang w:val="es-ES_tradnl"/>
        </w:rPr>
      </w:pPr>
    </w:p>
    <w:p w14:paraId="46057AE4" w14:textId="77777777" w:rsidR="00893237" w:rsidRPr="00797958" w:rsidRDefault="00893237" w:rsidP="00893237">
      <w:pPr>
        <w:pStyle w:val="normal0"/>
        <w:jc w:val="both"/>
        <w:rPr>
          <w:rFonts w:ascii="Times New Roman" w:eastAsia="Times New Roman" w:hAnsi="Times New Roman" w:cs="Times New Roman"/>
          <w:sz w:val="24"/>
          <w:lang w:val="es-ES_tradnl"/>
        </w:rPr>
      </w:pPr>
    </w:p>
    <w:p w14:paraId="53FDCC54" w14:textId="09D518CC" w:rsidR="00AB12E5" w:rsidRPr="00797958" w:rsidRDefault="00AB12E5" w:rsidP="00893237">
      <w:pPr>
        <w:pStyle w:val="normal0"/>
        <w:jc w:val="both"/>
        <w:rPr>
          <w:rFonts w:ascii="Times New Roman" w:eastAsia="Times New Roman" w:hAnsi="Times New Roman" w:cs="Times New Roman"/>
          <w:i/>
          <w:sz w:val="24"/>
          <w:lang w:val="es-ES_tradnl"/>
        </w:rPr>
      </w:pPr>
      <w:r w:rsidRPr="00797958">
        <w:rPr>
          <w:rFonts w:ascii="Times New Roman" w:eastAsia="Times New Roman" w:hAnsi="Times New Roman" w:cs="Times New Roman"/>
          <w:i/>
          <w:sz w:val="24"/>
          <w:lang w:val="es-ES_tradnl"/>
        </w:rPr>
        <w:t>Visualización</w:t>
      </w:r>
    </w:p>
    <w:p w14:paraId="4A94950C" w14:textId="77777777" w:rsidR="00AB12E5" w:rsidRPr="00797958" w:rsidRDefault="00AB12E5" w:rsidP="00893237">
      <w:pPr>
        <w:pStyle w:val="normal0"/>
        <w:jc w:val="both"/>
        <w:rPr>
          <w:rFonts w:ascii="Times New Roman" w:eastAsia="Times New Roman" w:hAnsi="Times New Roman" w:cs="Times New Roman"/>
          <w:sz w:val="24"/>
          <w:lang w:val="es-ES_tradnl"/>
        </w:rPr>
      </w:pPr>
    </w:p>
    <w:p w14:paraId="7DCF55D5" w14:textId="2C287F32" w:rsidR="00FD55D0" w:rsidRPr="00797958" w:rsidRDefault="00893237">
      <w:pPr>
        <w:pStyle w:val="normal0"/>
        <w:jc w:val="both"/>
        <w:rPr>
          <w:lang w:val="es-ES_tradnl"/>
        </w:rPr>
      </w:pPr>
      <w:r w:rsidRPr="00797958">
        <w:rPr>
          <w:rFonts w:ascii="Times New Roman" w:eastAsia="Times New Roman" w:hAnsi="Times New Roman" w:cs="Times New Roman"/>
          <w:sz w:val="24"/>
          <w:lang w:val="es-ES_tradnl"/>
        </w:rPr>
        <w:t xml:space="preserve">Además cuando se ha cumplido con los pasos de representación de datos, modelamiento, optimización y validación, se debe hacer la visualización del </w:t>
      </w:r>
      <w:proofErr w:type="spellStart"/>
      <w:r w:rsidRPr="00797958">
        <w:rPr>
          <w:rFonts w:ascii="Times New Roman" w:eastAsia="Times New Roman" w:hAnsi="Times New Roman" w:cs="Times New Roman"/>
          <w:i/>
          <w:sz w:val="24"/>
          <w:lang w:val="es-ES_tradnl"/>
        </w:rPr>
        <w:t>clustering</w:t>
      </w:r>
      <w:proofErr w:type="spellEnd"/>
      <w:r w:rsidRPr="00797958">
        <w:rPr>
          <w:rFonts w:ascii="Times New Roman" w:eastAsia="Times New Roman" w:hAnsi="Times New Roman" w:cs="Times New Roman"/>
          <w:i/>
          <w:sz w:val="24"/>
          <w:lang w:val="es-ES_tradnl"/>
        </w:rPr>
        <w:t xml:space="preserve"> </w:t>
      </w:r>
      <w:r w:rsidRPr="00797958">
        <w:rPr>
          <w:rFonts w:ascii="Times New Roman" w:eastAsia="Times New Roman" w:hAnsi="Times New Roman" w:cs="Times New Roman"/>
          <w:sz w:val="24"/>
          <w:lang w:val="es-ES_tradnl"/>
        </w:rPr>
        <w:t xml:space="preserve">para permitir el análisis cualitativo. Como es de esperarse, hay varios métodos para la visualización de </w:t>
      </w:r>
      <w:del w:id="62" w:author="Alejandro Reyes" w:date="2015-05-08T13:00:00Z">
        <w:r w:rsidRPr="00797958" w:rsidDel="008527C0">
          <w:rPr>
            <w:rFonts w:ascii="Times New Roman" w:eastAsia="Times New Roman" w:hAnsi="Times New Roman" w:cs="Times New Roman"/>
            <w:sz w:val="24"/>
            <w:lang w:val="es-ES_tradnl"/>
          </w:rPr>
          <w:delText>clusters</w:delText>
        </w:r>
      </w:del>
      <w:ins w:id="63" w:author="Alejandro Reyes" w:date="2015-05-08T13:00:00Z">
        <w:r w:rsidR="008527C0" w:rsidRPr="00797958">
          <w:rPr>
            <w:rFonts w:ascii="Times New Roman" w:eastAsia="Times New Roman" w:hAnsi="Times New Roman" w:cs="Times New Roman"/>
            <w:sz w:val="24"/>
            <w:lang w:val="es-ES_tradnl"/>
          </w:rPr>
          <w:t>clústeres</w:t>
        </w:r>
      </w:ins>
      <w:r w:rsidRPr="00797958">
        <w:rPr>
          <w:rFonts w:ascii="Times New Roman" w:eastAsia="Times New Roman" w:hAnsi="Times New Roman" w:cs="Times New Roman"/>
          <w:sz w:val="24"/>
          <w:lang w:val="es-ES_tradnl"/>
        </w:rPr>
        <w:t>; no obstante, recientemente se ha propuesto usar un método basado en reducción de dimensión no lineal (</w:t>
      </w:r>
      <w:proofErr w:type="spellStart"/>
      <w:r w:rsidRPr="008527C0">
        <w:rPr>
          <w:rFonts w:ascii="Times New Roman" w:eastAsia="Times New Roman" w:hAnsi="Times New Roman" w:cs="Times New Roman"/>
          <w:i/>
          <w:sz w:val="24"/>
          <w:lang w:val="es-ES_tradnl"/>
          <w:rPrChange w:id="64" w:author="Alejandro Reyes" w:date="2015-05-08T13:01:00Z">
            <w:rPr>
              <w:rFonts w:ascii="Times New Roman" w:eastAsia="Times New Roman" w:hAnsi="Times New Roman" w:cs="Times New Roman"/>
              <w:sz w:val="24"/>
              <w:lang w:val="es-ES_tradnl"/>
            </w:rPr>
          </w:rPrChange>
        </w:rPr>
        <w:t>nonlinear</w:t>
      </w:r>
      <w:proofErr w:type="spellEnd"/>
      <w:r w:rsidRPr="008527C0">
        <w:rPr>
          <w:rFonts w:ascii="Times New Roman" w:eastAsia="Times New Roman" w:hAnsi="Times New Roman" w:cs="Times New Roman"/>
          <w:i/>
          <w:sz w:val="24"/>
          <w:lang w:val="es-ES_tradnl"/>
          <w:rPrChange w:id="65" w:author="Alejandro Reyes" w:date="2015-05-08T13:01:00Z">
            <w:rPr>
              <w:rFonts w:ascii="Times New Roman" w:eastAsia="Times New Roman" w:hAnsi="Times New Roman" w:cs="Times New Roman"/>
              <w:sz w:val="24"/>
              <w:lang w:val="es-ES_tradnl"/>
            </w:rPr>
          </w:rPrChange>
        </w:rPr>
        <w:t xml:space="preserve"> </w:t>
      </w:r>
      <w:proofErr w:type="spellStart"/>
      <w:r w:rsidRPr="008527C0">
        <w:rPr>
          <w:rFonts w:ascii="Times New Roman" w:eastAsia="Times New Roman" w:hAnsi="Times New Roman" w:cs="Times New Roman"/>
          <w:i/>
          <w:sz w:val="24"/>
          <w:lang w:val="es-ES_tradnl"/>
          <w:rPrChange w:id="66" w:author="Alejandro Reyes" w:date="2015-05-08T13:01:00Z">
            <w:rPr>
              <w:rFonts w:ascii="Times New Roman" w:eastAsia="Times New Roman" w:hAnsi="Times New Roman" w:cs="Times New Roman"/>
              <w:sz w:val="24"/>
              <w:lang w:val="es-ES_tradnl"/>
            </w:rPr>
          </w:rPrChange>
        </w:rPr>
        <w:t>dimension</w:t>
      </w:r>
      <w:proofErr w:type="spellEnd"/>
      <w:r w:rsidRPr="008527C0">
        <w:rPr>
          <w:rFonts w:ascii="Times New Roman" w:eastAsia="Times New Roman" w:hAnsi="Times New Roman" w:cs="Times New Roman"/>
          <w:i/>
          <w:sz w:val="24"/>
          <w:lang w:val="es-ES_tradnl"/>
          <w:rPrChange w:id="67" w:author="Alejandro Reyes" w:date="2015-05-08T13:01:00Z">
            <w:rPr>
              <w:rFonts w:ascii="Times New Roman" w:eastAsia="Times New Roman" w:hAnsi="Times New Roman" w:cs="Times New Roman"/>
              <w:sz w:val="24"/>
              <w:lang w:val="es-ES_tradnl"/>
            </w:rPr>
          </w:rPrChange>
        </w:rPr>
        <w:t xml:space="preserve"> </w:t>
      </w:r>
      <w:proofErr w:type="spellStart"/>
      <w:r w:rsidRPr="008527C0">
        <w:rPr>
          <w:rFonts w:ascii="Times New Roman" w:eastAsia="Times New Roman" w:hAnsi="Times New Roman" w:cs="Times New Roman"/>
          <w:i/>
          <w:sz w:val="24"/>
          <w:lang w:val="es-ES_tradnl"/>
          <w:rPrChange w:id="68" w:author="Alejandro Reyes" w:date="2015-05-08T13:01:00Z">
            <w:rPr>
              <w:rFonts w:ascii="Times New Roman" w:eastAsia="Times New Roman" w:hAnsi="Times New Roman" w:cs="Times New Roman"/>
              <w:sz w:val="24"/>
              <w:lang w:val="es-ES_tradnl"/>
            </w:rPr>
          </w:rPrChange>
        </w:rPr>
        <w:t>reduction</w:t>
      </w:r>
      <w:proofErr w:type="spellEnd"/>
      <w:r w:rsidRPr="00797958">
        <w:rPr>
          <w:rFonts w:ascii="Times New Roman" w:eastAsia="Times New Roman" w:hAnsi="Times New Roman" w:cs="Times New Roman"/>
          <w:sz w:val="24"/>
          <w:lang w:val="es-ES_tradnl"/>
        </w:rPr>
        <w:t xml:space="preserve"> en inglés). Según </w:t>
      </w:r>
      <w:proofErr w:type="spellStart"/>
      <w:r w:rsidRPr="00797958">
        <w:rPr>
          <w:rFonts w:ascii="Times New Roman" w:eastAsia="Times New Roman" w:hAnsi="Times New Roman" w:cs="Times New Roman"/>
          <w:sz w:val="24"/>
          <w:lang w:val="es-ES_tradnl"/>
        </w:rPr>
        <w:t>Laczny</w:t>
      </w:r>
      <w:proofErr w:type="spellEnd"/>
      <w:r w:rsidRPr="00797958">
        <w:rPr>
          <w:rFonts w:ascii="Times New Roman" w:eastAsia="Times New Roman" w:hAnsi="Times New Roman" w:cs="Times New Roman"/>
          <w:sz w:val="24"/>
          <w:lang w:val="es-ES_tradnl"/>
        </w:rPr>
        <w:t xml:space="preserve"> et al, es posible visualizar datos </w:t>
      </w:r>
      <w:proofErr w:type="spellStart"/>
      <w:r w:rsidRPr="00797958">
        <w:rPr>
          <w:rFonts w:ascii="Times New Roman" w:eastAsia="Times New Roman" w:hAnsi="Times New Roman" w:cs="Times New Roman"/>
          <w:sz w:val="24"/>
          <w:lang w:val="es-ES_tradnl"/>
        </w:rPr>
        <w:t>metagenómicos</w:t>
      </w:r>
      <w:proofErr w:type="spellEnd"/>
      <w:r w:rsidRPr="00797958">
        <w:rPr>
          <w:rFonts w:ascii="Times New Roman" w:eastAsia="Times New Roman" w:hAnsi="Times New Roman" w:cs="Times New Roman"/>
          <w:sz w:val="24"/>
          <w:lang w:val="es-ES_tradnl"/>
        </w:rPr>
        <w:t xml:space="preserve"> usando </w:t>
      </w:r>
      <w:proofErr w:type="spellStart"/>
      <w:r w:rsidRPr="00797958">
        <w:rPr>
          <w:rFonts w:ascii="Times New Roman" w:eastAsia="Times New Roman" w:hAnsi="Times New Roman" w:cs="Times New Roman"/>
          <w:i/>
          <w:sz w:val="24"/>
          <w:lang w:val="es-ES_tradnl"/>
        </w:rPr>
        <w:t>nonlinear</w:t>
      </w:r>
      <w:proofErr w:type="spellEnd"/>
      <w:r w:rsidRPr="00797958">
        <w:rPr>
          <w:rFonts w:ascii="Times New Roman" w:eastAsia="Times New Roman" w:hAnsi="Times New Roman" w:cs="Times New Roman"/>
          <w:i/>
          <w:sz w:val="24"/>
          <w:lang w:val="es-ES_tradnl"/>
        </w:rPr>
        <w:t xml:space="preserve"> </w:t>
      </w:r>
      <w:proofErr w:type="spellStart"/>
      <w:r w:rsidRPr="00797958">
        <w:rPr>
          <w:rFonts w:ascii="Times New Roman" w:eastAsia="Times New Roman" w:hAnsi="Times New Roman" w:cs="Times New Roman"/>
          <w:i/>
          <w:sz w:val="24"/>
          <w:lang w:val="es-ES_tradnl"/>
        </w:rPr>
        <w:t>dimension</w:t>
      </w:r>
      <w:proofErr w:type="spellEnd"/>
      <w:r w:rsidRPr="00797958">
        <w:rPr>
          <w:rFonts w:ascii="Times New Roman" w:eastAsia="Times New Roman" w:hAnsi="Times New Roman" w:cs="Times New Roman"/>
          <w:i/>
          <w:sz w:val="24"/>
          <w:lang w:val="es-ES_tradnl"/>
        </w:rPr>
        <w:t xml:space="preserve"> </w:t>
      </w:r>
      <w:proofErr w:type="spellStart"/>
      <w:r w:rsidRPr="00797958">
        <w:rPr>
          <w:rFonts w:ascii="Times New Roman" w:eastAsia="Times New Roman" w:hAnsi="Times New Roman" w:cs="Times New Roman"/>
          <w:i/>
          <w:sz w:val="24"/>
          <w:lang w:val="es-ES_tradnl"/>
        </w:rPr>
        <w:t>reduction</w:t>
      </w:r>
      <w:proofErr w:type="spellEnd"/>
      <w:r w:rsidRPr="00797958">
        <w:rPr>
          <w:rFonts w:ascii="Times New Roman" w:eastAsia="Times New Roman" w:hAnsi="Times New Roman" w:cs="Times New Roman"/>
          <w:sz w:val="24"/>
          <w:lang w:val="es-ES_tradnl"/>
        </w:rPr>
        <w:t xml:space="preserve"> y un algoritmo auxiliar denominado en </w:t>
      </w:r>
      <w:r w:rsidRPr="008527C0">
        <w:rPr>
          <w:rFonts w:ascii="Times New Roman" w:eastAsia="Times New Roman" w:hAnsi="Times New Roman" w:cs="Times New Roman"/>
          <w:i/>
          <w:sz w:val="24"/>
          <w:lang w:val="es-ES_tradnl"/>
          <w:rPrChange w:id="69" w:author="Alejandro Reyes" w:date="2015-05-08T13:01:00Z">
            <w:rPr>
              <w:rFonts w:ascii="Times New Roman" w:eastAsia="Times New Roman" w:hAnsi="Times New Roman" w:cs="Times New Roman"/>
              <w:sz w:val="24"/>
              <w:lang w:val="es-ES_tradnl"/>
            </w:rPr>
          </w:rPrChange>
        </w:rPr>
        <w:t>inglés Barnes-</w:t>
      </w:r>
      <w:proofErr w:type="spellStart"/>
      <w:r w:rsidRPr="008527C0">
        <w:rPr>
          <w:rFonts w:ascii="Times New Roman" w:eastAsia="Times New Roman" w:hAnsi="Times New Roman" w:cs="Times New Roman"/>
          <w:i/>
          <w:sz w:val="24"/>
          <w:lang w:val="es-ES_tradnl"/>
          <w:rPrChange w:id="70" w:author="Alejandro Reyes" w:date="2015-05-08T13:01:00Z">
            <w:rPr>
              <w:rFonts w:ascii="Times New Roman" w:eastAsia="Times New Roman" w:hAnsi="Times New Roman" w:cs="Times New Roman"/>
              <w:sz w:val="24"/>
              <w:lang w:val="es-ES_tradnl"/>
            </w:rPr>
          </w:rPrChange>
        </w:rPr>
        <w:t>Hut</w:t>
      </w:r>
      <w:proofErr w:type="spellEnd"/>
      <w:r w:rsidRPr="008527C0">
        <w:rPr>
          <w:rFonts w:ascii="Times New Roman" w:eastAsia="Times New Roman" w:hAnsi="Times New Roman" w:cs="Times New Roman"/>
          <w:i/>
          <w:sz w:val="24"/>
          <w:lang w:val="es-ES_tradnl"/>
          <w:rPrChange w:id="71" w:author="Alejandro Reyes" w:date="2015-05-08T13:01:00Z">
            <w:rPr>
              <w:rFonts w:ascii="Times New Roman" w:eastAsia="Times New Roman" w:hAnsi="Times New Roman" w:cs="Times New Roman"/>
              <w:sz w:val="24"/>
              <w:lang w:val="es-ES_tradnl"/>
            </w:rPr>
          </w:rPrChange>
        </w:rPr>
        <w:t xml:space="preserve"> </w:t>
      </w:r>
      <w:proofErr w:type="spellStart"/>
      <w:r w:rsidRPr="008527C0">
        <w:rPr>
          <w:rFonts w:ascii="Times New Roman" w:eastAsia="Times New Roman" w:hAnsi="Times New Roman" w:cs="Times New Roman"/>
          <w:i/>
          <w:sz w:val="24"/>
          <w:lang w:val="es-ES_tradnl"/>
          <w:rPrChange w:id="72" w:author="Alejandro Reyes" w:date="2015-05-08T13:01:00Z">
            <w:rPr>
              <w:rFonts w:ascii="Times New Roman" w:eastAsia="Times New Roman" w:hAnsi="Times New Roman" w:cs="Times New Roman"/>
              <w:sz w:val="24"/>
              <w:lang w:val="es-ES_tradnl"/>
            </w:rPr>
          </w:rPrChange>
        </w:rPr>
        <w:t>Stochastic</w:t>
      </w:r>
      <w:proofErr w:type="spellEnd"/>
      <w:r w:rsidRPr="008527C0">
        <w:rPr>
          <w:rFonts w:ascii="Times New Roman" w:eastAsia="Times New Roman" w:hAnsi="Times New Roman" w:cs="Times New Roman"/>
          <w:i/>
          <w:sz w:val="24"/>
          <w:lang w:val="es-ES_tradnl"/>
          <w:rPrChange w:id="73" w:author="Alejandro Reyes" w:date="2015-05-08T13:01:00Z">
            <w:rPr>
              <w:rFonts w:ascii="Times New Roman" w:eastAsia="Times New Roman" w:hAnsi="Times New Roman" w:cs="Times New Roman"/>
              <w:sz w:val="24"/>
              <w:lang w:val="es-ES_tradnl"/>
            </w:rPr>
          </w:rPrChange>
        </w:rPr>
        <w:t xml:space="preserve"> </w:t>
      </w:r>
      <w:proofErr w:type="spellStart"/>
      <w:r w:rsidRPr="008527C0">
        <w:rPr>
          <w:rFonts w:ascii="Times New Roman" w:eastAsia="Times New Roman" w:hAnsi="Times New Roman" w:cs="Times New Roman"/>
          <w:i/>
          <w:sz w:val="24"/>
          <w:lang w:val="es-ES_tradnl"/>
          <w:rPrChange w:id="74" w:author="Alejandro Reyes" w:date="2015-05-08T13:01:00Z">
            <w:rPr>
              <w:rFonts w:ascii="Times New Roman" w:eastAsia="Times New Roman" w:hAnsi="Times New Roman" w:cs="Times New Roman"/>
              <w:sz w:val="24"/>
              <w:lang w:val="es-ES_tradnl"/>
            </w:rPr>
          </w:rPrChange>
        </w:rPr>
        <w:t>Neighbor</w:t>
      </w:r>
      <w:proofErr w:type="spellEnd"/>
      <w:r w:rsidRPr="008527C0">
        <w:rPr>
          <w:rFonts w:ascii="Times New Roman" w:eastAsia="Times New Roman" w:hAnsi="Times New Roman" w:cs="Times New Roman"/>
          <w:i/>
          <w:sz w:val="24"/>
          <w:lang w:val="es-ES_tradnl"/>
          <w:rPrChange w:id="75" w:author="Alejandro Reyes" w:date="2015-05-08T13:01:00Z">
            <w:rPr>
              <w:rFonts w:ascii="Times New Roman" w:eastAsia="Times New Roman" w:hAnsi="Times New Roman" w:cs="Times New Roman"/>
              <w:sz w:val="24"/>
              <w:lang w:val="es-ES_tradnl"/>
            </w:rPr>
          </w:rPrChange>
        </w:rPr>
        <w:t xml:space="preserve"> </w:t>
      </w:r>
      <w:proofErr w:type="spellStart"/>
      <w:r w:rsidRPr="008527C0">
        <w:rPr>
          <w:rFonts w:ascii="Times New Roman" w:eastAsia="Times New Roman" w:hAnsi="Times New Roman" w:cs="Times New Roman"/>
          <w:i/>
          <w:sz w:val="24"/>
          <w:lang w:val="es-ES_tradnl"/>
          <w:rPrChange w:id="76" w:author="Alejandro Reyes" w:date="2015-05-08T13:01:00Z">
            <w:rPr>
              <w:rFonts w:ascii="Times New Roman" w:eastAsia="Times New Roman" w:hAnsi="Times New Roman" w:cs="Times New Roman"/>
              <w:sz w:val="24"/>
              <w:lang w:val="es-ES_tradnl"/>
            </w:rPr>
          </w:rPrChange>
        </w:rPr>
        <w:t>Embedding</w:t>
      </w:r>
      <w:proofErr w:type="spellEnd"/>
      <w:r w:rsidRPr="00797958">
        <w:rPr>
          <w:rFonts w:ascii="Times New Roman" w:eastAsia="Times New Roman" w:hAnsi="Times New Roman" w:cs="Times New Roman"/>
          <w:sz w:val="24"/>
          <w:lang w:val="es-ES_tradnl"/>
        </w:rPr>
        <w:t xml:space="preserve"> de firmas de k-mer</w:t>
      </w:r>
      <w:ins w:id="77" w:author="Alejandro Reyes" w:date="2015-05-08T13:01: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s</w:t>
      </w:r>
      <w:sdt>
        <w:sdtPr>
          <w:rPr>
            <w:rFonts w:ascii="Times New Roman" w:eastAsia="Times New Roman" w:hAnsi="Times New Roman" w:cs="Times New Roman"/>
            <w:sz w:val="24"/>
            <w:lang w:val="es-ES_tradnl"/>
          </w:rPr>
          <w:id w:val="-399361135"/>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b/>
              <w:color w:val="333333"/>
              <w:sz w:val="24"/>
              <w:lang w:val="es-ES_tradnl"/>
            </w:rPr>
            <w:instrText xml:space="preserve"> CITATION Lac14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b/>
              <w:noProof/>
              <w:color w:val="333333"/>
              <w:sz w:val="24"/>
              <w:lang w:val="es-ES_tradnl"/>
            </w:rPr>
            <w:t xml:space="preserve"> </w:t>
          </w:r>
          <w:r w:rsidR="004E4841" w:rsidRPr="00797958">
            <w:rPr>
              <w:rFonts w:ascii="Times New Roman" w:eastAsia="Times New Roman" w:hAnsi="Times New Roman" w:cs="Times New Roman"/>
              <w:noProof/>
              <w:color w:val="333333"/>
              <w:sz w:val="24"/>
              <w:lang w:val="es-ES_tradnl"/>
            </w:rPr>
            <w:t>(Laczny, Pinel, Vlassis, &amp; Wilmes, 2014)</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b/>
          <w:color w:val="333333"/>
          <w:sz w:val="24"/>
          <w:lang w:val="es-ES_tradnl"/>
        </w:rPr>
        <w:t>.</w:t>
      </w:r>
      <w:r w:rsidRPr="00797958">
        <w:rPr>
          <w:rFonts w:ascii="Times New Roman" w:eastAsia="Times New Roman" w:hAnsi="Times New Roman" w:cs="Times New Roman"/>
          <w:sz w:val="24"/>
          <w:lang w:val="es-ES_tradnl"/>
        </w:rPr>
        <w:t xml:space="preserve"> Específicamente, </w:t>
      </w:r>
      <w:proofErr w:type="spellStart"/>
      <w:r w:rsidRPr="00797958">
        <w:rPr>
          <w:rFonts w:ascii="Times New Roman" w:eastAsia="Times New Roman" w:hAnsi="Times New Roman" w:cs="Times New Roman"/>
          <w:sz w:val="24"/>
          <w:lang w:val="es-ES_tradnl"/>
        </w:rPr>
        <w:t>Laczny</w:t>
      </w:r>
      <w:proofErr w:type="spellEnd"/>
      <w:r w:rsidRPr="00797958">
        <w:rPr>
          <w:rFonts w:ascii="Times New Roman" w:eastAsia="Times New Roman" w:hAnsi="Times New Roman" w:cs="Times New Roman"/>
          <w:sz w:val="24"/>
          <w:lang w:val="es-ES_tradnl"/>
        </w:rPr>
        <w:t xml:space="preserve"> et al usaron la relación logarítmica del sesgo de oligonucleótidos, donde los k-mer</w:t>
      </w:r>
      <w:ins w:id="78" w:author="Alejandro Reyes" w:date="2015-05-08T13:01: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 = 4 y k-mer</w:t>
      </w:r>
      <w:ins w:id="79" w:author="Alejandro Reyes" w:date="2015-05-08T13:01:00Z">
        <w:r w:rsidR="008527C0">
          <w:rPr>
            <w:rFonts w:ascii="Times New Roman" w:eastAsia="Times New Roman" w:hAnsi="Times New Roman" w:cs="Times New Roman"/>
            <w:sz w:val="24"/>
            <w:lang w:val="es-ES_tradnl"/>
          </w:rPr>
          <w:t>o</w:t>
        </w:r>
      </w:ins>
      <w:r w:rsidRPr="00797958">
        <w:rPr>
          <w:rFonts w:ascii="Times New Roman" w:eastAsia="Times New Roman" w:hAnsi="Times New Roman" w:cs="Times New Roman"/>
          <w:sz w:val="24"/>
          <w:lang w:val="es-ES_tradnl"/>
        </w:rPr>
        <w:t xml:space="preserve"> = 5 ofrecieron los mejores resultados </w:t>
      </w:r>
      <w:sdt>
        <w:sdtPr>
          <w:rPr>
            <w:rFonts w:ascii="Times New Roman" w:eastAsia="Times New Roman" w:hAnsi="Times New Roman" w:cs="Times New Roman"/>
            <w:sz w:val="24"/>
            <w:lang w:val="es-ES_tradnl"/>
          </w:rPr>
          <w:id w:val="1916282548"/>
          <w:citation/>
        </w:sdtPr>
        <w:sdtEndPr/>
        <w:sdtContent>
          <w:r w:rsidRPr="00797958">
            <w:rPr>
              <w:rFonts w:ascii="Times New Roman" w:eastAsia="Times New Roman" w:hAnsi="Times New Roman" w:cs="Times New Roman"/>
              <w:sz w:val="24"/>
              <w:lang w:val="es-ES_tradnl"/>
            </w:rPr>
            <w:fldChar w:fldCharType="begin"/>
          </w:r>
          <w:r w:rsidRPr="00797958">
            <w:rPr>
              <w:rFonts w:ascii="Times New Roman" w:eastAsia="Times New Roman" w:hAnsi="Times New Roman" w:cs="Times New Roman"/>
              <w:b/>
              <w:color w:val="333333"/>
              <w:sz w:val="24"/>
              <w:lang w:val="es-ES_tradnl"/>
            </w:rPr>
            <w:instrText xml:space="preserve"> CITATION Lac14 \l 1033 </w:instrText>
          </w:r>
          <w:r w:rsidRPr="00797958">
            <w:rPr>
              <w:rFonts w:ascii="Times New Roman" w:eastAsia="Times New Roman" w:hAnsi="Times New Roman" w:cs="Times New Roman"/>
              <w:sz w:val="24"/>
              <w:lang w:val="es-ES_tradnl"/>
            </w:rPr>
            <w:fldChar w:fldCharType="separate"/>
          </w:r>
          <w:r w:rsidR="004E4841" w:rsidRPr="00797958">
            <w:rPr>
              <w:rFonts w:ascii="Times New Roman" w:eastAsia="Times New Roman" w:hAnsi="Times New Roman" w:cs="Times New Roman"/>
              <w:noProof/>
              <w:color w:val="333333"/>
              <w:sz w:val="24"/>
              <w:lang w:val="es-ES_tradnl"/>
            </w:rPr>
            <w:t>(Laczny, Pinel, Vlassis, &amp; Wilmes, 2014)</w:t>
          </w:r>
          <w:r w:rsidRPr="00797958">
            <w:rPr>
              <w:rFonts w:ascii="Times New Roman" w:eastAsia="Times New Roman" w:hAnsi="Times New Roman" w:cs="Times New Roman"/>
              <w:sz w:val="24"/>
              <w:lang w:val="es-ES_tradnl"/>
            </w:rPr>
            <w:fldChar w:fldCharType="end"/>
          </w:r>
        </w:sdtContent>
      </w:sdt>
      <w:r w:rsidRPr="00797958">
        <w:rPr>
          <w:rFonts w:ascii="Times New Roman" w:eastAsia="Times New Roman" w:hAnsi="Times New Roman" w:cs="Times New Roman"/>
          <w:sz w:val="24"/>
          <w:lang w:val="es-ES_tradnl"/>
        </w:rPr>
        <w:t xml:space="preserve">. En consecuencia, la visualización de los </w:t>
      </w:r>
      <w:del w:id="80" w:author="Alejandro Reyes" w:date="2015-05-08T13:01:00Z">
        <w:r w:rsidRPr="00797958" w:rsidDel="008527C0">
          <w:rPr>
            <w:rFonts w:ascii="Times New Roman" w:eastAsia="Times New Roman" w:hAnsi="Times New Roman" w:cs="Times New Roman"/>
            <w:sz w:val="24"/>
            <w:lang w:val="es-ES_tradnl"/>
          </w:rPr>
          <w:delText>clusters</w:delText>
        </w:r>
      </w:del>
      <w:ins w:id="81" w:author="Alejandro Reyes" w:date="2015-05-08T13:01:00Z">
        <w:r w:rsidR="008527C0" w:rsidRPr="00797958">
          <w:rPr>
            <w:rFonts w:ascii="Times New Roman" w:eastAsia="Times New Roman" w:hAnsi="Times New Roman" w:cs="Times New Roman"/>
            <w:sz w:val="24"/>
            <w:lang w:val="es-ES_tradnl"/>
          </w:rPr>
          <w:t>clústeres</w:t>
        </w:r>
      </w:ins>
      <w:r w:rsidRPr="00797958">
        <w:rPr>
          <w:rFonts w:ascii="Times New Roman" w:eastAsia="Times New Roman" w:hAnsi="Times New Roman" w:cs="Times New Roman"/>
          <w:sz w:val="24"/>
          <w:lang w:val="es-ES_tradnl"/>
        </w:rPr>
        <w:t xml:space="preserve"> por </w:t>
      </w:r>
      <w:proofErr w:type="spellStart"/>
      <w:r w:rsidRPr="00797958">
        <w:rPr>
          <w:rFonts w:ascii="Times New Roman" w:eastAsia="Times New Roman" w:hAnsi="Times New Roman" w:cs="Times New Roman"/>
          <w:i/>
          <w:sz w:val="24"/>
          <w:lang w:val="es-ES_tradnl"/>
        </w:rPr>
        <w:t>nonlinear</w:t>
      </w:r>
      <w:proofErr w:type="spellEnd"/>
      <w:r w:rsidRPr="00797958">
        <w:rPr>
          <w:rFonts w:ascii="Times New Roman" w:eastAsia="Times New Roman" w:hAnsi="Times New Roman" w:cs="Times New Roman"/>
          <w:i/>
          <w:sz w:val="24"/>
          <w:lang w:val="es-ES_tradnl"/>
        </w:rPr>
        <w:t xml:space="preserve"> </w:t>
      </w:r>
      <w:proofErr w:type="spellStart"/>
      <w:r w:rsidRPr="00797958">
        <w:rPr>
          <w:rFonts w:ascii="Times New Roman" w:eastAsia="Times New Roman" w:hAnsi="Times New Roman" w:cs="Times New Roman"/>
          <w:i/>
          <w:sz w:val="24"/>
          <w:lang w:val="es-ES_tradnl"/>
        </w:rPr>
        <w:t>dimension</w:t>
      </w:r>
      <w:proofErr w:type="spellEnd"/>
      <w:r w:rsidRPr="00797958">
        <w:rPr>
          <w:rFonts w:ascii="Times New Roman" w:eastAsia="Times New Roman" w:hAnsi="Times New Roman" w:cs="Times New Roman"/>
          <w:i/>
          <w:sz w:val="24"/>
          <w:lang w:val="es-ES_tradnl"/>
        </w:rPr>
        <w:t xml:space="preserve"> </w:t>
      </w:r>
      <w:proofErr w:type="spellStart"/>
      <w:r w:rsidRPr="00797958">
        <w:rPr>
          <w:rFonts w:ascii="Times New Roman" w:eastAsia="Times New Roman" w:hAnsi="Times New Roman" w:cs="Times New Roman"/>
          <w:i/>
          <w:sz w:val="24"/>
          <w:lang w:val="es-ES_tradnl"/>
        </w:rPr>
        <w:t>reduction</w:t>
      </w:r>
      <w:proofErr w:type="spellEnd"/>
      <w:r w:rsidRPr="00797958">
        <w:rPr>
          <w:rFonts w:ascii="Times New Roman" w:eastAsia="Times New Roman" w:hAnsi="Times New Roman" w:cs="Times New Roman"/>
          <w:sz w:val="24"/>
          <w:lang w:val="es-ES_tradnl"/>
        </w:rPr>
        <w:t xml:space="preserve"> tampoco se apoya en la implementación de procedimi</w:t>
      </w:r>
      <w:r w:rsidR="00411C0A" w:rsidRPr="00797958">
        <w:rPr>
          <w:rFonts w:ascii="Times New Roman" w:eastAsia="Times New Roman" w:hAnsi="Times New Roman" w:cs="Times New Roman"/>
          <w:sz w:val="24"/>
          <w:lang w:val="es-ES_tradnl"/>
        </w:rPr>
        <w:t xml:space="preserve">entos basados en homología por lo cual </w:t>
      </w:r>
      <w:r w:rsidRPr="00797958">
        <w:rPr>
          <w:rFonts w:ascii="Times New Roman" w:eastAsia="Times New Roman" w:hAnsi="Times New Roman" w:cs="Times New Roman"/>
          <w:sz w:val="24"/>
          <w:lang w:val="es-ES_tradnl"/>
        </w:rPr>
        <w:t xml:space="preserve">esta metodología representa un gran potencial. </w:t>
      </w:r>
    </w:p>
    <w:p w14:paraId="63E38BAC" w14:textId="77777777" w:rsidR="004E7D63" w:rsidRDefault="00092082">
      <w:pPr>
        <w:pStyle w:val="normal0"/>
        <w:jc w:val="both"/>
        <w:rPr>
          <w:ins w:id="82" w:author="Kamy Nz" w:date="2015-05-08T14:42:00Z"/>
          <w:rFonts w:ascii="Times New Roman" w:eastAsia="Times New Roman" w:hAnsi="Times New Roman" w:cs="Times New Roman"/>
          <w:b/>
          <w:sz w:val="24"/>
          <w:lang w:val="es-ES_tradnl"/>
        </w:rPr>
      </w:pPr>
      <w:r w:rsidRPr="00797958">
        <w:rPr>
          <w:rFonts w:ascii="Times New Roman" w:eastAsia="Times New Roman" w:hAnsi="Times New Roman" w:cs="Times New Roman"/>
          <w:b/>
          <w:sz w:val="24"/>
          <w:lang w:val="es-ES_tradnl"/>
        </w:rPr>
        <w:lastRenderedPageBreak/>
        <w:t>Cronograma de actividades</w:t>
      </w:r>
    </w:p>
    <w:p w14:paraId="13EE8256" w14:textId="77777777" w:rsidR="00C67B4D" w:rsidRDefault="00C67B4D">
      <w:pPr>
        <w:pStyle w:val="normal0"/>
        <w:jc w:val="both"/>
        <w:rPr>
          <w:ins w:id="83" w:author="Kamy Nz" w:date="2015-05-08T14:39:00Z"/>
          <w:rFonts w:ascii="Times New Roman" w:eastAsia="Times New Roman" w:hAnsi="Times New Roman" w:cs="Times New Roman"/>
          <w:b/>
          <w:sz w:val="24"/>
          <w:lang w:val="es-ES_tradnl"/>
        </w:rPr>
      </w:pPr>
    </w:p>
    <w:tbl>
      <w:tblPr>
        <w:tblW w:w="10065" w:type="dxa"/>
        <w:tblInd w:w="-743" w:type="dxa"/>
        <w:tblLayout w:type="fixed"/>
        <w:tblLook w:val="04A0" w:firstRow="1" w:lastRow="0" w:firstColumn="1" w:lastColumn="0" w:noHBand="0" w:noVBand="1"/>
        <w:tblPrChange w:id="84" w:author="Kamy Nz" w:date="2015-05-08T14:46:00Z">
          <w:tblPr>
            <w:tblW w:w="10065" w:type="dxa"/>
            <w:tblInd w:w="-743" w:type="dxa"/>
            <w:tblLayout w:type="fixed"/>
            <w:tblLook w:val="04A0" w:firstRow="1" w:lastRow="0" w:firstColumn="1" w:lastColumn="0" w:noHBand="0" w:noVBand="1"/>
          </w:tblPr>
        </w:tblPrChange>
      </w:tblPr>
      <w:tblGrid>
        <w:gridCol w:w="3261"/>
        <w:gridCol w:w="567"/>
        <w:gridCol w:w="425"/>
        <w:gridCol w:w="337"/>
        <w:gridCol w:w="419"/>
        <w:gridCol w:w="378"/>
        <w:gridCol w:w="379"/>
        <w:gridCol w:w="338"/>
        <w:gridCol w:w="338"/>
        <w:gridCol w:w="363"/>
        <w:gridCol w:w="435"/>
        <w:gridCol w:w="460"/>
        <w:gridCol w:w="460"/>
        <w:gridCol w:w="488"/>
        <w:gridCol w:w="432"/>
        <w:gridCol w:w="460"/>
        <w:gridCol w:w="327"/>
        <w:gridCol w:w="198"/>
        <w:tblGridChange w:id="85">
          <w:tblGrid>
            <w:gridCol w:w="3261"/>
            <w:gridCol w:w="72"/>
            <w:gridCol w:w="419"/>
            <w:gridCol w:w="76"/>
            <w:gridCol w:w="236"/>
            <w:gridCol w:w="48"/>
            <w:gridCol w:w="478"/>
            <w:gridCol w:w="419"/>
            <w:gridCol w:w="378"/>
            <w:gridCol w:w="41"/>
            <w:gridCol w:w="338"/>
            <w:gridCol w:w="338"/>
            <w:gridCol w:w="338"/>
            <w:gridCol w:w="363"/>
            <w:gridCol w:w="435"/>
            <w:gridCol w:w="460"/>
            <w:gridCol w:w="460"/>
            <w:gridCol w:w="488"/>
            <w:gridCol w:w="432"/>
            <w:gridCol w:w="460"/>
            <w:gridCol w:w="327"/>
            <w:gridCol w:w="198"/>
          </w:tblGrid>
        </w:tblGridChange>
      </w:tblGrid>
      <w:tr w:rsidR="00C67B4D" w:rsidRPr="00C67B4D" w14:paraId="1BE78588" w14:textId="77777777" w:rsidTr="00C67B4D">
        <w:trPr>
          <w:gridBefore w:val="1"/>
          <w:wBefore w:w="3261" w:type="dxa"/>
          <w:trHeight w:val="300"/>
          <w:ins w:id="86" w:author="Kamy Nz" w:date="2015-05-08T14:41:00Z"/>
          <w:trPrChange w:id="87" w:author="Kamy Nz" w:date="2015-05-08T14:46:00Z">
            <w:trPr>
              <w:gridBefore w:val="1"/>
              <w:wBefore w:w="3261" w:type="dxa"/>
              <w:trHeight w:val="300"/>
            </w:trPr>
          </w:trPrChange>
        </w:trPr>
        <w:tc>
          <w:tcPr>
            <w:tcW w:w="567"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Change w:id="88" w:author="Kamy Nz" w:date="2015-05-08T14:46:00Z">
              <w:tcPr>
                <w:tcW w:w="567" w:type="dxa"/>
                <w:gridSpan w:val="3"/>
                <w:tcBorders>
                  <w:top w:val="single" w:sz="4" w:space="0" w:color="auto"/>
                  <w:left w:val="single" w:sz="4" w:space="0" w:color="auto"/>
                  <w:bottom w:val="single" w:sz="4" w:space="0" w:color="auto"/>
                  <w:right w:val="single" w:sz="4" w:space="0" w:color="auto"/>
                </w:tcBorders>
                <w:shd w:val="clear" w:color="000000" w:fill="FABF8F"/>
                <w:noWrap/>
                <w:vAlign w:val="bottom"/>
                <w:hideMark/>
              </w:tcPr>
            </w:tcPrChange>
          </w:tcPr>
          <w:p w14:paraId="642AD62A" w14:textId="77777777" w:rsidR="00C67B4D" w:rsidRPr="00C67B4D" w:rsidRDefault="00C67B4D" w:rsidP="008456A4">
            <w:pPr>
              <w:keepNext/>
              <w:keepLines/>
              <w:spacing w:before="200" w:line="240" w:lineRule="auto"/>
              <w:outlineLvl w:val="7"/>
              <w:rPr>
                <w:ins w:id="89" w:author="Kamy Nz" w:date="2015-05-08T14:41:00Z"/>
                <w:rFonts w:ascii="Calibri" w:eastAsia="Times New Roman" w:hAnsi="Calibri" w:cs="Times New Roman"/>
                <w:b/>
                <w:bCs/>
                <w:sz w:val="18"/>
                <w:szCs w:val="18"/>
                <w:lang w:val="en-US"/>
                <w:rPrChange w:id="90" w:author="Kamy Nz" w:date="2015-05-08T14:45:00Z">
                  <w:rPr>
                    <w:ins w:id="91" w:author="Kamy Nz" w:date="2015-05-08T14:41:00Z"/>
                    <w:rFonts w:ascii="Calibri" w:eastAsia="Times New Roman" w:hAnsi="Calibri" w:cs="Times New Roman"/>
                    <w:b/>
                    <w:bCs/>
                    <w:color w:val="404040" w:themeColor="text1" w:themeTint="BF"/>
                    <w:sz w:val="24"/>
                    <w:szCs w:val="24"/>
                    <w:lang w:val="en-US"/>
                  </w:rPr>
                </w:rPrChange>
              </w:rPr>
            </w:pPr>
            <w:ins w:id="92" w:author="Kamy Nz" w:date="2015-05-08T14:41:00Z">
              <w:r w:rsidRPr="00C67B4D">
                <w:rPr>
                  <w:rFonts w:ascii="Calibri" w:eastAsia="Times New Roman" w:hAnsi="Calibri" w:cs="Times New Roman"/>
                  <w:b/>
                  <w:bCs/>
                  <w:sz w:val="18"/>
                  <w:szCs w:val="18"/>
                  <w:lang w:val="en-US"/>
                  <w:rPrChange w:id="93" w:author="Kamy Nz" w:date="2015-05-08T14:45:00Z">
                    <w:rPr>
                      <w:rFonts w:ascii="Calibri" w:eastAsia="Times New Roman" w:hAnsi="Calibri" w:cs="Times New Roman"/>
                      <w:b/>
                      <w:bCs/>
                      <w:sz w:val="24"/>
                      <w:szCs w:val="24"/>
                      <w:lang w:val="en-US"/>
                    </w:rPr>
                  </w:rPrChange>
                </w:rPr>
                <w:t>Julio</w:t>
              </w:r>
            </w:ins>
          </w:p>
        </w:tc>
        <w:tc>
          <w:tcPr>
            <w:tcW w:w="1559" w:type="dxa"/>
            <w:gridSpan w:val="4"/>
            <w:tcBorders>
              <w:top w:val="single" w:sz="4" w:space="0" w:color="auto"/>
              <w:left w:val="nil"/>
              <w:bottom w:val="single" w:sz="4" w:space="0" w:color="auto"/>
              <w:right w:val="single" w:sz="4" w:space="0" w:color="auto"/>
            </w:tcBorders>
            <w:shd w:val="clear" w:color="000000" w:fill="B1A0C7"/>
            <w:noWrap/>
            <w:vAlign w:val="bottom"/>
            <w:hideMark/>
            <w:tcPrChange w:id="94" w:author="Kamy Nz" w:date="2015-05-08T14:46:00Z">
              <w:tcPr>
                <w:tcW w:w="1559" w:type="dxa"/>
                <w:gridSpan w:val="5"/>
                <w:tcBorders>
                  <w:top w:val="single" w:sz="4" w:space="0" w:color="auto"/>
                  <w:left w:val="nil"/>
                  <w:bottom w:val="single" w:sz="4" w:space="0" w:color="auto"/>
                  <w:right w:val="single" w:sz="4" w:space="0" w:color="auto"/>
                </w:tcBorders>
                <w:shd w:val="clear" w:color="000000" w:fill="B1A0C7"/>
                <w:noWrap/>
                <w:vAlign w:val="bottom"/>
                <w:hideMark/>
              </w:tcPr>
            </w:tcPrChange>
          </w:tcPr>
          <w:p w14:paraId="5A66FE98" w14:textId="77777777" w:rsidR="00C67B4D" w:rsidRPr="00C67B4D" w:rsidRDefault="00C67B4D" w:rsidP="008456A4">
            <w:pPr>
              <w:keepNext/>
              <w:keepLines/>
              <w:spacing w:before="200" w:line="240" w:lineRule="auto"/>
              <w:jc w:val="center"/>
              <w:outlineLvl w:val="7"/>
              <w:rPr>
                <w:ins w:id="95" w:author="Kamy Nz" w:date="2015-05-08T14:41:00Z"/>
                <w:rFonts w:ascii="Calibri" w:eastAsia="Times New Roman" w:hAnsi="Calibri" w:cs="Times New Roman"/>
                <w:b/>
                <w:bCs/>
                <w:sz w:val="18"/>
                <w:szCs w:val="18"/>
                <w:lang w:val="en-US"/>
                <w:rPrChange w:id="96" w:author="Kamy Nz" w:date="2015-05-08T14:45:00Z">
                  <w:rPr>
                    <w:ins w:id="97" w:author="Kamy Nz" w:date="2015-05-08T14:41:00Z"/>
                    <w:rFonts w:ascii="Calibri" w:eastAsia="Times New Roman" w:hAnsi="Calibri" w:cs="Times New Roman"/>
                    <w:b/>
                    <w:bCs/>
                    <w:color w:val="404040" w:themeColor="text1" w:themeTint="BF"/>
                    <w:sz w:val="24"/>
                    <w:szCs w:val="24"/>
                    <w:lang w:val="en-US"/>
                  </w:rPr>
                </w:rPrChange>
              </w:rPr>
            </w:pPr>
            <w:ins w:id="98" w:author="Kamy Nz" w:date="2015-05-08T14:41:00Z">
              <w:r w:rsidRPr="00C67B4D">
                <w:rPr>
                  <w:rFonts w:ascii="Calibri" w:eastAsia="Times New Roman" w:hAnsi="Calibri" w:cs="Times New Roman"/>
                  <w:b/>
                  <w:bCs/>
                  <w:sz w:val="18"/>
                  <w:szCs w:val="18"/>
                  <w:lang w:val="en-US"/>
                  <w:rPrChange w:id="99" w:author="Kamy Nz" w:date="2015-05-08T14:45:00Z">
                    <w:rPr>
                      <w:rFonts w:ascii="Calibri" w:eastAsia="Times New Roman" w:hAnsi="Calibri" w:cs="Times New Roman"/>
                      <w:b/>
                      <w:bCs/>
                      <w:sz w:val="24"/>
                      <w:szCs w:val="24"/>
                      <w:lang w:val="en-US"/>
                    </w:rPr>
                  </w:rPrChange>
                </w:rPr>
                <w:t>Agosto</w:t>
              </w:r>
            </w:ins>
          </w:p>
        </w:tc>
        <w:tc>
          <w:tcPr>
            <w:tcW w:w="1418" w:type="dxa"/>
            <w:gridSpan w:val="4"/>
            <w:tcBorders>
              <w:top w:val="single" w:sz="4" w:space="0" w:color="auto"/>
              <w:left w:val="nil"/>
              <w:bottom w:val="single" w:sz="4" w:space="0" w:color="auto"/>
              <w:right w:val="single" w:sz="4" w:space="0" w:color="auto"/>
            </w:tcBorders>
            <w:shd w:val="clear" w:color="000000" w:fill="DA9694"/>
            <w:noWrap/>
            <w:vAlign w:val="bottom"/>
            <w:hideMark/>
            <w:tcPrChange w:id="100" w:author="Kamy Nz" w:date="2015-05-08T14:46:00Z">
              <w:tcPr>
                <w:tcW w:w="1418" w:type="dxa"/>
                <w:gridSpan w:val="5"/>
                <w:tcBorders>
                  <w:top w:val="single" w:sz="4" w:space="0" w:color="auto"/>
                  <w:left w:val="nil"/>
                  <w:bottom w:val="single" w:sz="4" w:space="0" w:color="auto"/>
                  <w:right w:val="single" w:sz="4" w:space="0" w:color="auto"/>
                </w:tcBorders>
                <w:shd w:val="clear" w:color="000000" w:fill="DA9694"/>
                <w:noWrap/>
                <w:vAlign w:val="bottom"/>
                <w:hideMark/>
              </w:tcPr>
            </w:tcPrChange>
          </w:tcPr>
          <w:p w14:paraId="3C41F84B" w14:textId="77777777" w:rsidR="00C67B4D" w:rsidRPr="00C67B4D" w:rsidRDefault="00C67B4D" w:rsidP="008456A4">
            <w:pPr>
              <w:keepNext/>
              <w:keepLines/>
              <w:spacing w:before="200" w:line="240" w:lineRule="auto"/>
              <w:jc w:val="center"/>
              <w:outlineLvl w:val="7"/>
              <w:rPr>
                <w:ins w:id="101" w:author="Kamy Nz" w:date="2015-05-08T14:41:00Z"/>
                <w:rFonts w:ascii="Calibri" w:eastAsia="Times New Roman" w:hAnsi="Calibri" w:cs="Times New Roman"/>
                <w:b/>
                <w:bCs/>
                <w:sz w:val="18"/>
                <w:szCs w:val="18"/>
                <w:lang w:val="en-US"/>
                <w:rPrChange w:id="102" w:author="Kamy Nz" w:date="2015-05-08T14:45:00Z">
                  <w:rPr>
                    <w:ins w:id="103" w:author="Kamy Nz" w:date="2015-05-08T14:41:00Z"/>
                    <w:rFonts w:ascii="Calibri" w:eastAsia="Times New Roman" w:hAnsi="Calibri" w:cs="Times New Roman"/>
                    <w:b/>
                    <w:bCs/>
                    <w:color w:val="404040" w:themeColor="text1" w:themeTint="BF"/>
                    <w:sz w:val="24"/>
                    <w:szCs w:val="24"/>
                    <w:lang w:val="en-US"/>
                  </w:rPr>
                </w:rPrChange>
              </w:rPr>
            </w:pPr>
            <w:ins w:id="104" w:author="Kamy Nz" w:date="2015-05-08T14:41:00Z">
              <w:r w:rsidRPr="00C67B4D">
                <w:rPr>
                  <w:rFonts w:ascii="Calibri" w:eastAsia="Times New Roman" w:hAnsi="Calibri" w:cs="Times New Roman"/>
                  <w:b/>
                  <w:bCs/>
                  <w:sz w:val="18"/>
                  <w:szCs w:val="18"/>
                  <w:rPrChange w:id="105" w:author="Kamy Nz" w:date="2015-05-08T14:45:00Z">
                    <w:rPr>
                      <w:rFonts w:ascii="Calibri" w:eastAsia="Times New Roman" w:hAnsi="Calibri" w:cs="Times New Roman"/>
                      <w:b/>
                      <w:bCs/>
                      <w:sz w:val="24"/>
                      <w:szCs w:val="24"/>
                      <w:lang w:val="en-US"/>
                    </w:rPr>
                  </w:rPrChange>
                </w:rPr>
                <w:t>Septiembre</w:t>
              </w:r>
            </w:ins>
          </w:p>
        </w:tc>
        <w:tc>
          <w:tcPr>
            <w:tcW w:w="1843" w:type="dxa"/>
            <w:gridSpan w:val="4"/>
            <w:tcBorders>
              <w:top w:val="single" w:sz="4" w:space="0" w:color="auto"/>
              <w:left w:val="nil"/>
              <w:bottom w:val="single" w:sz="4" w:space="0" w:color="auto"/>
              <w:right w:val="single" w:sz="4" w:space="0" w:color="auto"/>
            </w:tcBorders>
            <w:shd w:val="clear" w:color="000000" w:fill="C4BD97"/>
            <w:noWrap/>
            <w:vAlign w:val="bottom"/>
            <w:hideMark/>
            <w:tcPrChange w:id="106" w:author="Kamy Nz" w:date="2015-05-08T14:46:00Z">
              <w:tcPr>
                <w:tcW w:w="1843" w:type="dxa"/>
                <w:gridSpan w:val="4"/>
                <w:tcBorders>
                  <w:top w:val="single" w:sz="4" w:space="0" w:color="auto"/>
                  <w:left w:val="nil"/>
                  <w:bottom w:val="single" w:sz="4" w:space="0" w:color="auto"/>
                  <w:right w:val="single" w:sz="4" w:space="0" w:color="auto"/>
                </w:tcBorders>
                <w:shd w:val="clear" w:color="000000" w:fill="C4BD97"/>
                <w:noWrap/>
                <w:vAlign w:val="bottom"/>
                <w:hideMark/>
              </w:tcPr>
            </w:tcPrChange>
          </w:tcPr>
          <w:p w14:paraId="49DF1E60" w14:textId="77777777" w:rsidR="00C67B4D" w:rsidRPr="00C67B4D" w:rsidRDefault="00C67B4D" w:rsidP="008456A4">
            <w:pPr>
              <w:keepNext/>
              <w:keepLines/>
              <w:spacing w:before="200" w:line="240" w:lineRule="auto"/>
              <w:jc w:val="center"/>
              <w:outlineLvl w:val="7"/>
              <w:rPr>
                <w:ins w:id="107" w:author="Kamy Nz" w:date="2015-05-08T14:41:00Z"/>
                <w:rFonts w:ascii="Calibri" w:eastAsia="Times New Roman" w:hAnsi="Calibri" w:cs="Times New Roman"/>
                <w:b/>
                <w:bCs/>
                <w:sz w:val="18"/>
                <w:szCs w:val="18"/>
                <w:lang w:val="en-US"/>
                <w:rPrChange w:id="108" w:author="Kamy Nz" w:date="2015-05-08T14:45:00Z">
                  <w:rPr>
                    <w:ins w:id="109" w:author="Kamy Nz" w:date="2015-05-08T14:41:00Z"/>
                    <w:rFonts w:ascii="Calibri" w:eastAsia="Times New Roman" w:hAnsi="Calibri" w:cs="Times New Roman"/>
                    <w:b/>
                    <w:bCs/>
                    <w:color w:val="404040" w:themeColor="text1" w:themeTint="BF"/>
                    <w:sz w:val="24"/>
                    <w:szCs w:val="24"/>
                    <w:lang w:val="en-US"/>
                  </w:rPr>
                </w:rPrChange>
              </w:rPr>
            </w:pPr>
            <w:ins w:id="110" w:author="Kamy Nz" w:date="2015-05-08T14:41:00Z">
              <w:r w:rsidRPr="00C67B4D">
                <w:rPr>
                  <w:rFonts w:ascii="Calibri" w:eastAsia="Times New Roman" w:hAnsi="Calibri" w:cs="Times New Roman"/>
                  <w:b/>
                  <w:bCs/>
                  <w:sz w:val="18"/>
                  <w:szCs w:val="18"/>
                  <w:lang w:val="en-US"/>
                  <w:rPrChange w:id="111" w:author="Kamy Nz" w:date="2015-05-08T14:45:00Z">
                    <w:rPr>
                      <w:rFonts w:ascii="Calibri" w:eastAsia="Times New Roman" w:hAnsi="Calibri" w:cs="Times New Roman"/>
                      <w:b/>
                      <w:bCs/>
                      <w:sz w:val="24"/>
                      <w:szCs w:val="24"/>
                      <w:lang w:val="en-US"/>
                    </w:rPr>
                  </w:rPrChange>
                </w:rPr>
                <w:t>Octubre</w:t>
              </w:r>
            </w:ins>
          </w:p>
        </w:tc>
        <w:tc>
          <w:tcPr>
            <w:tcW w:w="1417" w:type="dxa"/>
            <w:gridSpan w:val="4"/>
            <w:tcBorders>
              <w:top w:val="single" w:sz="4" w:space="0" w:color="auto"/>
              <w:left w:val="nil"/>
              <w:bottom w:val="single" w:sz="4" w:space="0" w:color="auto"/>
              <w:right w:val="single" w:sz="4" w:space="0" w:color="auto"/>
            </w:tcBorders>
            <w:shd w:val="clear" w:color="000000" w:fill="C4D79B"/>
            <w:noWrap/>
            <w:vAlign w:val="bottom"/>
            <w:hideMark/>
            <w:tcPrChange w:id="112" w:author="Kamy Nz" w:date="2015-05-08T14:46:00Z">
              <w:tcPr>
                <w:tcW w:w="1417" w:type="dxa"/>
                <w:gridSpan w:val="4"/>
                <w:tcBorders>
                  <w:top w:val="single" w:sz="4" w:space="0" w:color="auto"/>
                  <w:left w:val="nil"/>
                  <w:bottom w:val="single" w:sz="4" w:space="0" w:color="auto"/>
                  <w:right w:val="single" w:sz="4" w:space="0" w:color="auto"/>
                </w:tcBorders>
                <w:shd w:val="clear" w:color="000000" w:fill="C4D79B"/>
                <w:noWrap/>
                <w:vAlign w:val="bottom"/>
                <w:hideMark/>
              </w:tcPr>
            </w:tcPrChange>
          </w:tcPr>
          <w:p w14:paraId="0F9D2D82" w14:textId="77777777" w:rsidR="00C67B4D" w:rsidRPr="00C67B4D" w:rsidRDefault="00C67B4D" w:rsidP="008456A4">
            <w:pPr>
              <w:keepNext/>
              <w:keepLines/>
              <w:spacing w:before="200" w:line="240" w:lineRule="auto"/>
              <w:jc w:val="center"/>
              <w:outlineLvl w:val="7"/>
              <w:rPr>
                <w:ins w:id="113" w:author="Kamy Nz" w:date="2015-05-08T14:41:00Z"/>
                <w:rFonts w:ascii="Calibri" w:eastAsia="Times New Roman" w:hAnsi="Calibri" w:cs="Times New Roman"/>
                <w:b/>
                <w:bCs/>
                <w:sz w:val="18"/>
                <w:szCs w:val="18"/>
                <w:lang w:val="en-US"/>
                <w:rPrChange w:id="114" w:author="Kamy Nz" w:date="2015-05-08T14:45:00Z">
                  <w:rPr>
                    <w:ins w:id="115" w:author="Kamy Nz" w:date="2015-05-08T14:41:00Z"/>
                    <w:rFonts w:ascii="Calibri" w:eastAsia="Times New Roman" w:hAnsi="Calibri" w:cs="Times New Roman"/>
                    <w:b/>
                    <w:bCs/>
                    <w:color w:val="404040" w:themeColor="text1" w:themeTint="BF"/>
                    <w:sz w:val="24"/>
                    <w:szCs w:val="24"/>
                    <w:lang w:val="en-US"/>
                  </w:rPr>
                </w:rPrChange>
              </w:rPr>
            </w:pPr>
            <w:ins w:id="116" w:author="Kamy Nz" w:date="2015-05-08T14:41:00Z">
              <w:r w:rsidRPr="00C67B4D">
                <w:rPr>
                  <w:rFonts w:ascii="Calibri" w:eastAsia="Times New Roman" w:hAnsi="Calibri" w:cs="Times New Roman"/>
                  <w:b/>
                  <w:bCs/>
                  <w:sz w:val="18"/>
                  <w:szCs w:val="18"/>
                  <w:lang w:val="en-US"/>
                  <w:rPrChange w:id="117" w:author="Kamy Nz" w:date="2015-05-08T14:45:00Z">
                    <w:rPr>
                      <w:rFonts w:ascii="Calibri" w:eastAsia="Times New Roman" w:hAnsi="Calibri" w:cs="Times New Roman"/>
                      <w:b/>
                      <w:bCs/>
                      <w:sz w:val="24"/>
                      <w:szCs w:val="24"/>
                      <w:lang w:val="en-US"/>
                    </w:rPr>
                  </w:rPrChange>
                </w:rPr>
                <w:t>Noviembre</w:t>
              </w:r>
            </w:ins>
          </w:p>
        </w:tc>
      </w:tr>
      <w:tr w:rsidR="00C67B4D" w:rsidDel="00C67B4D" w14:paraId="5E915922" w14:textId="28D37F23" w:rsidTr="00C67B4D">
        <w:tblPrEx>
          <w:tblBorders>
            <w:top w:val="single" w:sz="4" w:space="0" w:color="auto"/>
          </w:tblBorders>
          <w:tblLook w:val="0000" w:firstRow="0" w:lastRow="0" w:firstColumn="0" w:lastColumn="0" w:noHBand="0" w:noVBand="0"/>
          <w:tblPrExChange w:id="118" w:author="Kamy Nz" w:date="2015-05-08T14:44:00Z">
            <w:tblPrEx>
              <w:tblW w:w="10000" w:type="dxa"/>
              <w:tblBorders>
                <w:top w:val="single" w:sz="4" w:space="0" w:color="auto"/>
              </w:tblBorders>
              <w:tblLook w:val="0000" w:firstRow="0" w:lastRow="0" w:firstColumn="0" w:lastColumn="0" w:noHBand="0" w:noVBand="0"/>
            </w:tblPrEx>
          </w:tblPrExChange>
        </w:tblPrEx>
        <w:trPr>
          <w:gridAfter w:val="1"/>
          <w:wAfter w:w="198" w:type="dxa"/>
          <w:trHeight w:val="100"/>
          <w:del w:id="119" w:author="Kamy Nz" w:date="2015-05-08T14:38:00Z"/>
          <w:trPrChange w:id="120" w:author="Kamy Nz" w:date="2015-05-08T14:44:00Z">
            <w:trPr>
              <w:gridAfter w:val="1"/>
              <w:wAfter w:w="133" w:type="dxa"/>
              <w:trHeight w:val="100"/>
            </w:trPr>
          </w:trPrChange>
        </w:trPr>
        <w:tc>
          <w:tcPr>
            <w:tcW w:w="9867" w:type="dxa"/>
            <w:gridSpan w:val="17"/>
            <w:tcBorders>
              <w:left w:val="single" w:sz="4" w:space="0" w:color="auto"/>
              <w:right w:val="single" w:sz="4" w:space="0" w:color="auto"/>
            </w:tcBorders>
            <w:tcPrChange w:id="121" w:author="Kamy Nz" w:date="2015-05-08T14:44:00Z">
              <w:tcPr>
                <w:tcW w:w="9867" w:type="dxa"/>
                <w:gridSpan w:val="21"/>
                <w:tcBorders>
                  <w:left w:val="single" w:sz="4" w:space="0" w:color="auto"/>
                  <w:right w:val="single" w:sz="4" w:space="0" w:color="auto"/>
                </w:tcBorders>
              </w:tcPr>
            </w:tcPrChange>
          </w:tcPr>
          <w:p w14:paraId="274D6110" w14:textId="4EBFA2C0" w:rsidR="00C67B4D" w:rsidDel="00C67B4D" w:rsidRDefault="00C67B4D" w:rsidP="00C67B4D">
            <w:pPr>
              <w:spacing w:line="240" w:lineRule="auto"/>
              <w:rPr>
                <w:del w:id="122" w:author="Kamy Nz" w:date="2015-05-08T14:38:00Z"/>
                <w:rFonts w:ascii="Calibri" w:eastAsia="Times New Roman" w:hAnsi="Calibri" w:cs="Times New Roman"/>
                <w:sz w:val="20"/>
                <w:lang w:val="en-US"/>
              </w:rPr>
            </w:pPr>
          </w:p>
        </w:tc>
      </w:tr>
      <w:tr w:rsidR="00C67B4D" w:rsidRPr="00C67B4D" w14:paraId="2C0C799E" w14:textId="77777777" w:rsidTr="00C67B4D">
        <w:trPr>
          <w:trHeight w:val="300"/>
          <w:ins w:id="123" w:author="Kamy Nz" w:date="2015-05-08T14:33:00Z"/>
          <w:trPrChange w:id="124" w:author="Kamy Nz" w:date="2015-05-08T14:46:00Z">
            <w:trPr>
              <w:trHeight w:val="300"/>
            </w:trPr>
          </w:trPrChange>
        </w:trPr>
        <w:tc>
          <w:tcPr>
            <w:tcW w:w="326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25" w:author="Kamy Nz" w:date="2015-05-08T14:46:00Z">
              <w:tcPr>
                <w:tcW w:w="333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240AA20E" w14:textId="0EB7236D" w:rsidR="00C67B4D" w:rsidRPr="00C67B4D" w:rsidRDefault="00C67B4D" w:rsidP="00C67B4D">
            <w:pPr>
              <w:keepNext/>
              <w:keepLines/>
              <w:spacing w:before="200" w:line="240" w:lineRule="auto"/>
              <w:outlineLvl w:val="7"/>
              <w:rPr>
                <w:ins w:id="126" w:author="Kamy Nz" w:date="2015-05-08T14:33:00Z"/>
                <w:rFonts w:ascii="Times New Roman" w:eastAsia="Times New Roman" w:hAnsi="Times New Roman" w:cs="Times New Roman"/>
                <w:b/>
                <w:szCs w:val="22"/>
                <w:lang w:val="en-US"/>
                <w:rPrChange w:id="127" w:author="Kamy Nz" w:date="2015-05-08T14:36:00Z">
                  <w:rPr>
                    <w:ins w:id="128" w:author="Kamy Nz" w:date="2015-05-08T14:33:00Z"/>
                    <w:rFonts w:ascii="Calibri" w:eastAsia="Times New Roman" w:hAnsi="Calibri" w:cs="Times New Roman"/>
                    <w:color w:val="404040" w:themeColor="text1" w:themeTint="BF"/>
                    <w:sz w:val="24"/>
                    <w:szCs w:val="24"/>
                    <w:lang w:val="en-US"/>
                  </w:rPr>
                </w:rPrChange>
              </w:rPr>
            </w:pPr>
            <w:ins w:id="129" w:author="Kamy Nz" w:date="2015-05-08T14:39:00Z">
              <w:r w:rsidRPr="00547B27">
                <w:rPr>
                  <w:rFonts w:ascii="Times New Roman" w:eastAsia="Times New Roman" w:hAnsi="Times New Roman" w:cs="Times New Roman"/>
                  <w:b/>
                  <w:szCs w:val="22"/>
                  <w:lang w:val="en-US"/>
                </w:rPr>
                <w:t>Actividad</w:t>
              </w:r>
            </w:ins>
          </w:p>
        </w:tc>
        <w:tc>
          <w:tcPr>
            <w:tcW w:w="567" w:type="dxa"/>
            <w:tcBorders>
              <w:top w:val="single" w:sz="4" w:space="0" w:color="auto"/>
              <w:left w:val="nil"/>
              <w:bottom w:val="single" w:sz="4" w:space="0" w:color="auto"/>
              <w:right w:val="single" w:sz="4" w:space="0" w:color="auto"/>
            </w:tcBorders>
            <w:shd w:val="clear" w:color="auto" w:fill="auto"/>
            <w:noWrap/>
            <w:vAlign w:val="bottom"/>
            <w:hideMark/>
            <w:tcPrChange w:id="130" w:author="Kamy Nz" w:date="2015-05-08T14:46:00Z">
              <w:tcPr>
                <w:tcW w:w="4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F7CB80" w14:textId="22FB116E" w:rsidR="00C67B4D" w:rsidRPr="00C67B4D" w:rsidRDefault="00C67B4D" w:rsidP="00C67B4D">
            <w:pPr>
              <w:keepNext/>
              <w:keepLines/>
              <w:spacing w:before="200" w:line="240" w:lineRule="auto"/>
              <w:jc w:val="right"/>
              <w:outlineLvl w:val="7"/>
              <w:rPr>
                <w:ins w:id="131" w:author="Kamy Nz" w:date="2015-05-08T14:33:00Z"/>
                <w:rFonts w:ascii="Times New Roman" w:eastAsia="Times New Roman" w:hAnsi="Times New Roman" w:cs="Times New Roman"/>
                <w:i/>
                <w:iCs/>
                <w:sz w:val="20"/>
                <w:lang w:val="en-US"/>
                <w:rPrChange w:id="132" w:author="Kamy Nz" w:date="2015-05-08T14:45:00Z">
                  <w:rPr>
                    <w:ins w:id="133" w:author="Kamy Nz" w:date="2015-05-08T14:33:00Z"/>
                    <w:rFonts w:ascii="Calibri" w:eastAsia="Times New Roman" w:hAnsi="Calibri" w:cs="Times New Roman"/>
                    <w:i/>
                    <w:iCs/>
                    <w:color w:val="404040" w:themeColor="text1" w:themeTint="BF"/>
                    <w:sz w:val="24"/>
                    <w:szCs w:val="24"/>
                    <w:lang w:val="en-US"/>
                  </w:rPr>
                </w:rPrChange>
              </w:rPr>
            </w:pPr>
            <w:ins w:id="134" w:author="Kamy Nz" w:date="2015-05-08T14:39:00Z">
              <w:r w:rsidRPr="00C67B4D">
                <w:rPr>
                  <w:rFonts w:ascii="Times New Roman" w:eastAsia="Times New Roman" w:hAnsi="Times New Roman" w:cs="Times New Roman"/>
                  <w:i/>
                  <w:iCs/>
                  <w:sz w:val="20"/>
                  <w:lang w:val="en-US"/>
                  <w:rPrChange w:id="135" w:author="Kamy Nz" w:date="2015-05-08T14:45:00Z">
                    <w:rPr>
                      <w:rFonts w:ascii="Times New Roman" w:eastAsia="Times New Roman" w:hAnsi="Times New Roman" w:cs="Times New Roman"/>
                      <w:i/>
                      <w:iCs/>
                      <w:szCs w:val="22"/>
                      <w:lang w:val="en-US"/>
                    </w:rPr>
                  </w:rPrChange>
                </w:rPr>
                <w:t>1</w:t>
              </w:r>
            </w:ins>
          </w:p>
        </w:tc>
        <w:tc>
          <w:tcPr>
            <w:tcW w:w="425" w:type="dxa"/>
            <w:tcBorders>
              <w:top w:val="single" w:sz="4" w:space="0" w:color="auto"/>
              <w:left w:val="nil"/>
              <w:bottom w:val="single" w:sz="4" w:space="0" w:color="auto"/>
              <w:right w:val="single" w:sz="4" w:space="0" w:color="auto"/>
            </w:tcBorders>
            <w:shd w:val="clear" w:color="auto" w:fill="auto"/>
            <w:noWrap/>
            <w:vAlign w:val="bottom"/>
            <w:hideMark/>
            <w:tcPrChange w:id="136" w:author="Kamy Nz" w:date="2015-05-08T14:46:00Z">
              <w:tcPr>
                <w:tcW w:w="360" w:type="dxa"/>
                <w:gridSpan w:val="3"/>
                <w:tcBorders>
                  <w:top w:val="single" w:sz="4" w:space="0" w:color="auto"/>
                  <w:left w:val="nil"/>
                  <w:bottom w:val="single" w:sz="4" w:space="0" w:color="auto"/>
                  <w:right w:val="single" w:sz="4" w:space="0" w:color="auto"/>
                </w:tcBorders>
                <w:shd w:val="clear" w:color="auto" w:fill="auto"/>
                <w:noWrap/>
                <w:vAlign w:val="bottom"/>
                <w:hideMark/>
              </w:tcPr>
            </w:tcPrChange>
          </w:tcPr>
          <w:p w14:paraId="2B46D43A" w14:textId="4F4A3939" w:rsidR="00C67B4D" w:rsidRPr="00C67B4D" w:rsidRDefault="00C67B4D" w:rsidP="00C67B4D">
            <w:pPr>
              <w:keepNext/>
              <w:keepLines/>
              <w:spacing w:before="200" w:line="240" w:lineRule="auto"/>
              <w:jc w:val="right"/>
              <w:outlineLvl w:val="7"/>
              <w:rPr>
                <w:ins w:id="137" w:author="Kamy Nz" w:date="2015-05-08T14:33:00Z"/>
                <w:rFonts w:ascii="Times New Roman" w:eastAsia="Times New Roman" w:hAnsi="Times New Roman" w:cs="Times New Roman"/>
                <w:i/>
                <w:iCs/>
                <w:sz w:val="20"/>
                <w:lang w:val="en-US"/>
                <w:rPrChange w:id="138" w:author="Kamy Nz" w:date="2015-05-08T14:45:00Z">
                  <w:rPr>
                    <w:ins w:id="139" w:author="Kamy Nz" w:date="2015-05-08T14:33:00Z"/>
                    <w:rFonts w:ascii="Calibri" w:eastAsia="Times New Roman" w:hAnsi="Calibri" w:cs="Times New Roman"/>
                    <w:i/>
                    <w:iCs/>
                    <w:color w:val="404040" w:themeColor="text1" w:themeTint="BF"/>
                    <w:sz w:val="24"/>
                    <w:szCs w:val="24"/>
                    <w:lang w:val="en-US"/>
                  </w:rPr>
                </w:rPrChange>
              </w:rPr>
            </w:pPr>
            <w:ins w:id="140" w:author="Kamy Nz" w:date="2015-05-08T14:39:00Z">
              <w:r w:rsidRPr="00C67B4D">
                <w:rPr>
                  <w:rFonts w:ascii="Times New Roman" w:eastAsia="Times New Roman" w:hAnsi="Times New Roman" w:cs="Times New Roman"/>
                  <w:i/>
                  <w:iCs/>
                  <w:sz w:val="20"/>
                  <w:lang w:val="en-US"/>
                  <w:rPrChange w:id="141" w:author="Kamy Nz" w:date="2015-05-08T14:45:00Z">
                    <w:rPr>
                      <w:rFonts w:ascii="Times New Roman" w:eastAsia="Times New Roman" w:hAnsi="Times New Roman" w:cs="Times New Roman"/>
                      <w:i/>
                      <w:iCs/>
                      <w:szCs w:val="22"/>
                      <w:lang w:val="en-US"/>
                    </w:rPr>
                  </w:rPrChange>
                </w:rPr>
                <w:t>2</w:t>
              </w:r>
            </w:ins>
          </w:p>
        </w:tc>
        <w:tc>
          <w:tcPr>
            <w:tcW w:w="337" w:type="dxa"/>
            <w:tcBorders>
              <w:top w:val="single" w:sz="4" w:space="0" w:color="auto"/>
              <w:left w:val="nil"/>
              <w:bottom w:val="single" w:sz="4" w:space="0" w:color="auto"/>
              <w:right w:val="single" w:sz="4" w:space="0" w:color="auto"/>
            </w:tcBorders>
            <w:shd w:val="clear" w:color="auto" w:fill="auto"/>
            <w:noWrap/>
            <w:vAlign w:val="bottom"/>
            <w:hideMark/>
            <w:tcPrChange w:id="142" w:author="Kamy Nz" w:date="2015-05-08T14:46:00Z">
              <w:tcPr>
                <w:tcW w:w="47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7489008" w14:textId="35F7E08E" w:rsidR="00C67B4D" w:rsidRPr="00C67B4D" w:rsidRDefault="00C67B4D" w:rsidP="00C67B4D">
            <w:pPr>
              <w:keepNext/>
              <w:keepLines/>
              <w:spacing w:before="200" w:line="240" w:lineRule="auto"/>
              <w:jc w:val="right"/>
              <w:outlineLvl w:val="7"/>
              <w:rPr>
                <w:ins w:id="143" w:author="Kamy Nz" w:date="2015-05-08T14:33:00Z"/>
                <w:rFonts w:ascii="Times New Roman" w:eastAsia="Times New Roman" w:hAnsi="Times New Roman" w:cs="Times New Roman"/>
                <w:i/>
                <w:iCs/>
                <w:sz w:val="20"/>
                <w:lang w:val="en-US"/>
                <w:rPrChange w:id="144" w:author="Kamy Nz" w:date="2015-05-08T14:45:00Z">
                  <w:rPr>
                    <w:ins w:id="145" w:author="Kamy Nz" w:date="2015-05-08T14:33:00Z"/>
                    <w:rFonts w:ascii="Calibri" w:eastAsia="Times New Roman" w:hAnsi="Calibri" w:cs="Times New Roman"/>
                    <w:i/>
                    <w:iCs/>
                    <w:color w:val="404040" w:themeColor="text1" w:themeTint="BF"/>
                    <w:sz w:val="24"/>
                    <w:szCs w:val="24"/>
                    <w:lang w:val="en-US"/>
                  </w:rPr>
                </w:rPrChange>
              </w:rPr>
            </w:pPr>
            <w:ins w:id="146" w:author="Kamy Nz" w:date="2015-05-08T14:39:00Z">
              <w:r w:rsidRPr="00C67B4D">
                <w:rPr>
                  <w:rFonts w:ascii="Times New Roman" w:eastAsia="Times New Roman" w:hAnsi="Times New Roman" w:cs="Times New Roman"/>
                  <w:i/>
                  <w:iCs/>
                  <w:sz w:val="20"/>
                  <w:lang w:val="en-US"/>
                  <w:rPrChange w:id="147" w:author="Kamy Nz" w:date="2015-05-08T14:45:00Z">
                    <w:rPr>
                      <w:rFonts w:ascii="Times New Roman" w:eastAsia="Times New Roman" w:hAnsi="Times New Roman" w:cs="Times New Roman"/>
                      <w:i/>
                      <w:iCs/>
                      <w:szCs w:val="22"/>
                      <w:lang w:val="en-US"/>
                    </w:rPr>
                  </w:rPrChange>
                </w:rPr>
                <w:t>3</w:t>
              </w:r>
            </w:ins>
          </w:p>
        </w:tc>
        <w:tc>
          <w:tcPr>
            <w:tcW w:w="419" w:type="dxa"/>
            <w:tcBorders>
              <w:top w:val="single" w:sz="4" w:space="0" w:color="auto"/>
              <w:left w:val="nil"/>
              <w:bottom w:val="single" w:sz="4" w:space="0" w:color="auto"/>
              <w:right w:val="single" w:sz="4" w:space="0" w:color="auto"/>
            </w:tcBorders>
            <w:shd w:val="clear" w:color="auto" w:fill="auto"/>
            <w:noWrap/>
            <w:vAlign w:val="bottom"/>
            <w:hideMark/>
            <w:tcPrChange w:id="148" w:author="Kamy Nz" w:date="2015-05-08T14:46:00Z">
              <w:tcPr>
                <w:tcW w:w="4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5CA7061" w14:textId="0517DEEA" w:rsidR="00C67B4D" w:rsidRPr="00C67B4D" w:rsidRDefault="00C67B4D" w:rsidP="00C67B4D">
            <w:pPr>
              <w:keepNext/>
              <w:keepLines/>
              <w:spacing w:before="200" w:line="240" w:lineRule="auto"/>
              <w:jc w:val="right"/>
              <w:outlineLvl w:val="7"/>
              <w:rPr>
                <w:ins w:id="149" w:author="Kamy Nz" w:date="2015-05-08T14:33:00Z"/>
                <w:rFonts w:ascii="Times New Roman" w:eastAsia="Times New Roman" w:hAnsi="Times New Roman" w:cs="Times New Roman"/>
                <w:i/>
                <w:iCs/>
                <w:sz w:val="20"/>
                <w:lang w:val="en-US"/>
                <w:rPrChange w:id="150" w:author="Kamy Nz" w:date="2015-05-08T14:45:00Z">
                  <w:rPr>
                    <w:ins w:id="151" w:author="Kamy Nz" w:date="2015-05-08T14:33:00Z"/>
                    <w:rFonts w:ascii="Calibri" w:eastAsia="Times New Roman" w:hAnsi="Calibri" w:cs="Times New Roman"/>
                    <w:i/>
                    <w:iCs/>
                    <w:color w:val="404040" w:themeColor="text1" w:themeTint="BF"/>
                    <w:sz w:val="24"/>
                    <w:szCs w:val="24"/>
                    <w:lang w:val="en-US"/>
                  </w:rPr>
                </w:rPrChange>
              </w:rPr>
            </w:pPr>
            <w:ins w:id="152" w:author="Kamy Nz" w:date="2015-05-08T14:39:00Z">
              <w:r w:rsidRPr="00C67B4D">
                <w:rPr>
                  <w:rFonts w:ascii="Times New Roman" w:eastAsia="Times New Roman" w:hAnsi="Times New Roman" w:cs="Times New Roman"/>
                  <w:i/>
                  <w:iCs/>
                  <w:sz w:val="20"/>
                  <w:lang w:val="en-US"/>
                  <w:rPrChange w:id="153" w:author="Kamy Nz" w:date="2015-05-08T14:45:00Z">
                    <w:rPr>
                      <w:rFonts w:ascii="Times New Roman" w:eastAsia="Times New Roman" w:hAnsi="Times New Roman" w:cs="Times New Roman"/>
                      <w:i/>
                      <w:iCs/>
                      <w:szCs w:val="22"/>
                      <w:lang w:val="en-US"/>
                    </w:rPr>
                  </w:rPrChange>
                </w:rPr>
                <w:t>4</w:t>
              </w:r>
            </w:ins>
          </w:p>
        </w:tc>
        <w:tc>
          <w:tcPr>
            <w:tcW w:w="378" w:type="dxa"/>
            <w:tcBorders>
              <w:top w:val="single" w:sz="4" w:space="0" w:color="auto"/>
              <w:left w:val="nil"/>
              <w:bottom w:val="single" w:sz="4" w:space="0" w:color="auto"/>
              <w:right w:val="single" w:sz="4" w:space="0" w:color="auto"/>
            </w:tcBorders>
            <w:shd w:val="clear" w:color="auto" w:fill="auto"/>
            <w:noWrap/>
            <w:vAlign w:val="bottom"/>
            <w:hideMark/>
            <w:tcPrChange w:id="154" w:author="Kamy Nz" w:date="2015-05-08T14:46:00Z">
              <w:tcPr>
                <w:tcW w:w="419" w:type="dxa"/>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1245FB2E" w14:textId="53E16C75" w:rsidR="00C67B4D" w:rsidRPr="00C67B4D" w:rsidRDefault="00C67B4D" w:rsidP="00C67B4D">
            <w:pPr>
              <w:keepNext/>
              <w:keepLines/>
              <w:spacing w:before="200" w:line="240" w:lineRule="auto"/>
              <w:jc w:val="right"/>
              <w:outlineLvl w:val="7"/>
              <w:rPr>
                <w:ins w:id="155" w:author="Kamy Nz" w:date="2015-05-08T14:33:00Z"/>
                <w:rFonts w:ascii="Times New Roman" w:eastAsia="Times New Roman" w:hAnsi="Times New Roman" w:cs="Times New Roman"/>
                <w:i/>
                <w:iCs/>
                <w:sz w:val="20"/>
                <w:lang w:val="en-US"/>
                <w:rPrChange w:id="156" w:author="Kamy Nz" w:date="2015-05-08T14:45:00Z">
                  <w:rPr>
                    <w:ins w:id="157" w:author="Kamy Nz" w:date="2015-05-08T14:33:00Z"/>
                    <w:rFonts w:ascii="Calibri" w:eastAsia="Times New Roman" w:hAnsi="Calibri" w:cs="Times New Roman"/>
                    <w:i/>
                    <w:iCs/>
                    <w:color w:val="404040" w:themeColor="text1" w:themeTint="BF"/>
                    <w:sz w:val="24"/>
                    <w:szCs w:val="24"/>
                    <w:lang w:val="en-US"/>
                  </w:rPr>
                </w:rPrChange>
              </w:rPr>
            </w:pPr>
            <w:ins w:id="158" w:author="Kamy Nz" w:date="2015-05-08T14:39:00Z">
              <w:r w:rsidRPr="00C67B4D">
                <w:rPr>
                  <w:rFonts w:ascii="Times New Roman" w:eastAsia="Times New Roman" w:hAnsi="Times New Roman" w:cs="Times New Roman"/>
                  <w:i/>
                  <w:iCs/>
                  <w:sz w:val="20"/>
                  <w:lang w:val="en-US"/>
                  <w:rPrChange w:id="159" w:author="Kamy Nz" w:date="2015-05-08T14:45:00Z">
                    <w:rPr>
                      <w:rFonts w:ascii="Times New Roman" w:eastAsia="Times New Roman" w:hAnsi="Times New Roman" w:cs="Times New Roman"/>
                      <w:i/>
                      <w:iCs/>
                      <w:szCs w:val="22"/>
                      <w:lang w:val="en-US"/>
                    </w:rPr>
                  </w:rPrChange>
                </w:rPr>
                <w:t>5</w:t>
              </w:r>
            </w:ins>
          </w:p>
        </w:tc>
        <w:tc>
          <w:tcPr>
            <w:tcW w:w="379" w:type="dxa"/>
            <w:tcBorders>
              <w:top w:val="single" w:sz="4" w:space="0" w:color="auto"/>
              <w:left w:val="nil"/>
              <w:bottom w:val="single" w:sz="4" w:space="0" w:color="auto"/>
              <w:right w:val="single" w:sz="4" w:space="0" w:color="auto"/>
            </w:tcBorders>
            <w:shd w:val="clear" w:color="auto" w:fill="auto"/>
            <w:noWrap/>
            <w:vAlign w:val="bottom"/>
            <w:hideMark/>
            <w:tcPrChange w:id="160" w:author="Kamy Nz" w:date="2015-05-08T14:46:00Z">
              <w:tcPr>
                <w:tcW w:w="33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1C1C132" w14:textId="52D6F9BF" w:rsidR="00C67B4D" w:rsidRPr="00C67B4D" w:rsidRDefault="00C67B4D" w:rsidP="00C67B4D">
            <w:pPr>
              <w:keepNext/>
              <w:keepLines/>
              <w:spacing w:before="200" w:line="240" w:lineRule="auto"/>
              <w:jc w:val="right"/>
              <w:outlineLvl w:val="7"/>
              <w:rPr>
                <w:ins w:id="161" w:author="Kamy Nz" w:date="2015-05-08T14:33:00Z"/>
                <w:rFonts w:ascii="Times New Roman" w:eastAsia="Times New Roman" w:hAnsi="Times New Roman" w:cs="Times New Roman"/>
                <w:i/>
                <w:iCs/>
                <w:sz w:val="20"/>
                <w:lang w:val="en-US"/>
                <w:rPrChange w:id="162" w:author="Kamy Nz" w:date="2015-05-08T14:45:00Z">
                  <w:rPr>
                    <w:ins w:id="163" w:author="Kamy Nz" w:date="2015-05-08T14:33:00Z"/>
                    <w:rFonts w:ascii="Calibri" w:eastAsia="Times New Roman" w:hAnsi="Calibri" w:cs="Times New Roman"/>
                    <w:i/>
                    <w:iCs/>
                    <w:color w:val="404040" w:themeColor="text1" w:themeTint="BF"/>
                    <w:sz w:val="24"/>
                    <w:szCs w:val="24"/>
                    <w:lang w:val="en-US"/>
                  </w:rPr>
                </w:rPrChange>
              </w:rPr>
            </w:pPr>
            <w:ins w:id="164" w:author="Kamy Nz" w:date="2015-05-08T14:39:00Z">
              <w:r w:rsidRPr="00C67B4D">
                <w:rPr>
                  <w:rFonts w:ascii="Times New Roman" w:eastAsia="Times New Roman" w:hAnsi="Times New Roman" w:cs="Times New Roman"/>
                  <w:i/>
                  <w:iCs/>
                  <w:sz w:val="20"/>
                  <w:lang w:val="en-US"/>
                  <w:rPrChange w:id="165" w:author="Kamy Nz" w:date="2015-05-08T14:45:00Z">
                    <w:rPr>
                      <w:rFonts w:ascii="Times New Roman" w:eastAsia="Times New Roman" w:hAnsi="Times New Roman" w:cs="Times New Roman"/>
                      <w:i/>
                      <w:iCs/>
                      <w:szCs w:val="22"/>
                      <w:lang w:val="en-US"/>
                    </w:rPr>
                  </w:rPrChange>
                </w:rPr>
                <w:t>6</w:t>
              </w:r>
            </w:ins>
          </w:p>
        </w:tc>
        <w:tc>
          <w:tcPr>
            <w:tcW w:w="338" w:type="dxa"/>
            <w:tcBorders>
              <w:top w:val="single" w:sz="4" w:space="0" w:color="auto"/>
              <w:left w:val="nil"/>
              <w:bottom w:val="single" w:sz="4" w:space="0" w:color="auto"/>
              <w:right w:val="single" w:sz="4" w:space="0" w:color="auto"/>
            </w:tcBorders>
            <w:shd w:val="clear" w:color="auto" w:fill="auto"/>
            <w:noWrap/>
            <w:vAlign w:val="bottom"/>
            <w:hideMark/>
            <w:tcPrChange w:id="166" w:author="Kamy Nz" w:date="2015-05-08T14:46:00Z">
              <w:tcPr>
                <w:tcW w:w="33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11D5875" w14:textId="28E336EF" w:rsidR="00C67B4D" w:rsidRPr="00C67B4D" w:rsidRDefault="00C67B4D" w:rsidP="00C67B4D">
            <w:pPr>
              <w:keepNext/>
              <w:keepLines/>
              <w:spacing w:before="200" w:line="240" w:lineRule="auto"/>
              <w:jc w:val="right"/>
              <w:outlineLvl w:val="7"/>
              <w:rPr>
                <w:ins w:id="167" w:author="Kamy Nz" w:date="2015-05-08T14:33:00Z"/>
                <w:rFonts w:ascii="Times New Roman" w:eastAsia="Times New Roman" w:hAnsi="Times New Roman" w:cs="Times New Roman"/>
                <w:i/>
                <w:iCs/>
                <w:sz w:val="20"/>
                <w:lang w:val="en-US"/>
                <w:rPrChange w:id="168" w:author="Kamy Nz" w:date="2015-05-08T14:45:00Z">
                  <w:rPr>
                    <w:ins w:id="169" w:author="Kamy Nz" w:date="2015-05-08T14:33:00Z"/>
                    <w:rFonts w:ascii="Calibri" w:eastAsia="Times New Roman" w:hAnsi="Calibri" w:cs="Times New Roman"/>
                    <w:i/>
                    <w:iCs/>
                    <w:color w:val="404040" w:themeColor="text1" w:themeTint="BF"/>
                    <w:sz w:val="24"/>
                    <w:szCs w:val="24"/>
                    <w:lang w:val="en-US"/>
                  </w:rPr>
                </w:rPrChange>
              </w:rPr>
            </w:pPr>
            <w:ins w:id="170" w:author="Kamy Nz" w:date="2015-05-08T14:39:00Z">
              <w:r w:rsidRPr="00C67B4D">
                <w:rPr>
                  <w:rFonts w:ascii="Times New Roman" w:eastAsia="Times New Roman" w:hAnsi="Times New Roman" w:cs="Times New Roman"/>
                  <w:i/>
                  <w:iCs/>
                  <w:sz w:val="20"/>
                  <w:lang w:val="en-US"/>
                  <w:rPrChange w:id="171" w:author="Kamy Nz" w:date="2015-05-08T14:45:00Z">
                    <w:rPr>
                      <w:rFonts w:ascii="Times New Roman" w:eastAsia="Times New Roman" w:hAnsi="Times New Roman" w:cs="Times New Roman"/>
                      <w:i/>
                      <w:iCs/>
                      <w:szCs w:val="22"/>
                      <w:lang w:val="en-US"/>
                    </w:rPr>
                  </w:rPrChange>
                </w:rPr>
                <w:t>7</w:t>
              </w:r>
            </w:ins>
          </w:p>
        </w:tc>
        <w:tc>
          <w:tcPr>
            <w:tcW w:w="338" w:type="dxa"/>
            <w:tcBorders>
              <w:top w:val="single" w:sz="4" w:space="0" w:color="auto"/>
              <w:left w:val="nil"/>
              <w:bottom w:val="single" w:sz="4" w:space="0" w:color="auto"/>
              <w:right w:val="single" w:sz="4" w:space="0" w:color="auto"/>
            </w:tcBorders>
            <w:shd w:val="clear" w:color="auto" w:fill="auto"/>
            <w:noWrap/>
            <w:vAlign w:val="bottom"/>
            <w:hideMark/>
            <w:tcPrChange w:id="172" w:author="Kamy Nz" w:date="2015-05-08T14:46:00Z">
              <w:tcPr>
                <w:tcW w:w="33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D74A4E" w14:textId="555C9592" w:rsidR="00C67B4D" w:rsidRPr="00C67B4D" w:rsidRDefault="00C67B4D" w:rsidP="00C67B4D">
            <w:pPr>
              <w:keepNext/>
              <w:keepLines/>
              <w:spacing w:before="200" w:line="240" w:lineRule="auto"/>
              <w:jc w:val="right"/>
              <w:outlineLvl w:val="7"/>
              <w:rPr>
                <w:ins w:id="173" w:author="Kamy Nz" w:date="2015-05-08T14:33:00Z"/>
                <w:rFonts w:ascii="Times New Roman" w:eastAsia="Times New Roman" w:hAnsi="Times New Roman" w:cs="Times New Roman"/>
                <w:i/>
                <w:iCs/>
                <w:sz w:val="20"/>
                <w:lang w:val="en-US"/>
                <w:rPrChange w:id="174" w:author="Kamy Nz" w:date="2015-05-08T14:45:00Z">
                  <w:rPr>
                    <w:ins w:id="175" w:author="Kamy Nz" w:date="2015-05-08T14:33:00Z"/>
                    <w:rFonts w:ascii="Calibri" w:eastAsia="Times New Roman" w:hAnsi="Calibri" w:cs="Times New Roman"/>
                    <w:i/>
                    <w:iCs/>
                    <w:color w:val="404040" w:themeColor="text1" w:themeTint="BF"/>
                    <w:sz w:val="24"/>
                    <w:szCs w:val="24"/>
                    <w:lang w:val="en-US"/>
                  </w:rPr>
                </w:rPrChange>
              </w:rPr>
            </w:pPr>
            <w:ins w:id="176" w:author="Kamy Nz" w:date="2015-05-08T14:39:00Z">
              <w:r w:rsidRPr="00C67B4D">
                <w:rPr>
                  <w:rFonts w:ascii="Times New Roman" w:eastAsia="Times New Roman" w:hAnsi="Times New Roman" w:cs="Times New Roman"/>
                  <w:i/>
                  <w:iCs/>
                  <w:sz w:val="20"/>
                  <w:lang w:val="en-US"/>
                  <w:rPrChange w:id="177" w:author="Kamy Nz" w:date="2015-05-08T14:45:00Z">
                    <w:rPr>
                      <w:rFonts w:ascii="Times New Roman" w:eastAsia="Times New Roman" w:hAnsi="Times New Roman" w:cs="Times New Roman"/>
                      <w:i/>
                      <w:iCs/>
                      <w:szCs w:val="22"/>
                      <w:lang w:val="en-US"/>
                    </w:rPr>
                  </w:rPrChange>
                </w:rPr>
                <w:t>8</w:t>
              </w:r>
            </w:ins>
          </w:p>
        </w:tc>
        <w:tc>
          <w:tcPr>
            <w:tcW w:w="363" w:type="dxa"/>
            <w:tcBorders>
              <w:top w:val="single" w:sz="4" w:space="0" w:color="auto"/>
              <w:left w:val="nil"/>
              <w:bottom w:val="single" w:sz="4" w:space="0" w:color="auto"/>
              <w:right w:val="single" w:sz="4" w:space="0" w:color="auto"/>
            </w:tcBorders>
            <w:shd w:val="clear" w:color="auto" w:fill="auto"/>
            <w:noWrap/>
            <w:vAlign w:val="bottom"/>
            <w:hideMark/>
            <w:tcPrChange w:id="178" w:author="Kamy Nz" w:date="2015-05-08T14:46:00Z">
              <w:tcPr>
                <w:tcW w:w="3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74A8F51" w14:textId="2B19C164" w:rsidR="00C67B4D" w:rsidRPr="00C67B4D" w:rsidRDefault="00C67B4D" w:rsidP="00C67B4D">
            <w:pPr>
              <w:keepNext/>
              <w:keepLines/>
              <w:spacing w:before="200" w:line="240" w:lineRule="auto"/>
              <w:jc w:val="right"/>
              <w:outlineLvl w:val="7"/>
              <w:rPr>
                <w:ins w:id="179" w:author="Kamy Nz" w:date="2015-05-08T14:33:00Z"/>
                <w:rFonts w:ascii="Times New Roman" w:eastAsia="Times New Roman" w:hAnsi="Times New Roman" w:cs="Times New Roman"/>
                <w:i/>
                <w:iCs/>
                <w:sz w:val="20"/>
                <w:lang w:val="en-US"/>
                <w:rPrChange w:id="180" w:author="Kamy Nz" w:date="2015-05-08T14:45:00Z">
                  <w:rPr>
                    <w:ins w:id="181" w:author="Kamy Nz" w:date="2015-05-08T14:33:00Z"/>
                    <w:rFonts w:ascii="Calibri" w:eastAsia="Times New Roman" w:hAnsi="Calibri" w:cs="Times New Roman"/>
                    <w:i/>
                    <w:iCs/>
                    <w:color w:val="404040" w:themeColor="text1" w:themeTint="BF"/>
                    <w:sz w:val="24"/>
                    <w:szCs w:val="24"/>
                    <w:lang w:val="en-US"/>
                  </w:rPr>
                </w:rPrChange>
              </w:rPr>
            </w:pPr>
            <w:ins w:id="182" w:author="Kamy Nz" w:date="2015-05-08T14:39:00Z">
              <w:r w:rsidRPr="00C67B4D">
                <w:rPr>
                  <w:rFonts w:ascii="Times New Roman" w:eastAsia="Times New Roman" w:hAnsi="Times New Roman" w:cs="Times New Roman"/>
                  <w:i/>
                  <w:iCs/>
                  <w:sz w:val="20"/>
                  <w:lang w:val="en-US"/>
                  <w:rPrChange w:id="183" w:author="Kamy Nz" w:date="2015-05-08T14:45:00Z">
                    <w:rPr>
                      <w:rFonts w:ascii="Times New Roman" w:eastAsia="Times New Roman" w:hAnsi="Times New Roman" w:cs="Times New Roman"/>
                      <w:i/>
                      <w:iCs/>
                      <w:szCs w:val="22"/>
                      <w:lang w:val="en-US"/>
                    </w:rPr>
                  </w:rPrChange>
                </w:rPr>
                <w:t>9</w:t>
              </w:r>
            </w:ins>
          </w:p>
        </w:tc>
        <w:tc>
          <w:tcPr>
            <w:tcW w:w="435" w:type="dxa"/>
            <w:tcBorders>
              <w:top w:val="single" w:sz="4" w:space="0" w:color="auto"/>
              <w:left w:val="nil"/>
              <w:bottom w:val="single" w:sz="4" w:space="0" w:color="auto"/>
              <w:right w:val="single" w:sz="4" w:space="0" w:color="auto"/>
            </w:tcBorders>
            <w:shd w:val="clear" w:color="auto" w:fill="auto"/>
            <w:noWrap/>
            <w:vAlign w:val="bottom"/>
            <w:hideMark/>
            <w:tcPrChange w:id="184" w:author="Kamy Nz" w:date="2015-05-08T14:46:00Z">
              <w:tcPr>
                <w:tcW w:w="43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8EF5E" w14:textId="6EE61316" w:rsidR="00C67B4D" w:rsidRPr="00C67B4D" w:rsidRDefault="00C67B4D" w:rsidP="00C67B4D">
            <w:pPr>
              <w:keepNext/>
              <w:keepLines/>
              <w:spacing w:before="200" w:line="240" w:lineRule="auto"/>
              <w:jc w:val="right"/>
              <w:outlineLvl w:val="7"/>
              <w:rPr>
                <w:ins w:id="185" w:author="Kamy Nz" w:date="2015-05-08T14:33:00Z"/>
                <w:rFonts w:ascii="Times New Roman" w:eastAsia="Times New Roman" w:hAnsi="Times New Roman" w:cs="Times New Roman"/>
                <w:i/>
                <w:iCs/>
                <w:sz w:val="20"/>
                <w:lang w:val="en-US"/>
                <w:rPrChange w:id="186" w:author="Kamy Nz" w:date="2015-05-08T14:45:00Z">
                  <w:rPr>
                    <w:ins w:id="187" w:author="Kamy Nz" w:date="2015-05-08T14:33:00Z"/>
                    <w:rFonts w:ascii="Calibri" w:eastAsia="Times New Roman" w:hAnsi="Calibri" w:cs="Times New Roman"/>
                    <w:i/>
                    <w:iCs/>
                    <w:color w:val="404040" w:themeColor="text1" w:themeTint="BF"/>
                    <w:sz w:val="24"/>
                    <w:szCs w:val="24"/>
                    <w:lang w:val="en-US"/>
                  </w:rPr>
                </w:rPrChange>
              </w:rPr>
            </w:pPr>
            <w:ins w:id="188" w:author="Kamy Nz" w:date="2015-05-08T14:39:00Z">
              <w:r w:rsidRPr="00C67B4D">
                <w:rPr>
                  <w:rFonts w:ascii="Times New Roman" w:eastAsia="Times New Roman" w:hAnsi="Times New Roman" w:cs="Times New Roman"/>
                  <w:i/>
                  <w:iCs/>
                  <w:sz w:val="20"/>
                  <w:lang w:val="en-US"/>
                  <w:rPrChange w:id="189" w:author="Kamy Nz" w:date="2015-05-08T14:45:00Z">
                    <w:rPr>
                      <w:rFonts w:ascii="Times New Roman" w:eastAsia="Times New Roman" w:hAnsi="Times New Roman" w:cs="Times New Roman"/>
                      <w:i/>
                      <w:iCs/>
                      <w:szCs w:val="22"/>
                      <w:lang w:val="en-US"/>
                    </w:rPr>
                  </w:rPrChange>
                </w:rPr>
                <w:t>10</w:t>
              </w:r>
            </w:ins>
          </w:p>
        </w:tc>
        <w:tc>
          <w:tcPr>
            <w:tcW w:w="460" w:type="dxa"/>
            <w:tcBorders>
              <w:top w:val="single" w:sz="4" w:space="0" w:color="auto"/>
              <w:left w:val="nil"/>
              <w:bottom w:val="single" w:sz="4" w:space="0" w:color="auto"/>
              <w:right w:val="single" w:sz="4" w:space="0" w:color="auto"/>
            </w:tcBorders>
            <w:shd w:val="clear" w:color="auto" w:fill="auto"/>
            <w:noWrap/>
            <w:vAlign w:val="bottom"/>
            <w:hideMark/>
            <w:tcPrChange w:id="190" w:author="Kamy Nz" w:date="2015-05-08T14:46:00Z">
              <w:tcPr>
                <w:tcW w:w="46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B3B3ED" w14:textId="72E345B9" w:rsidR="00C67B4D" w:rsidRPr="00C67B4D" w:rsidRDefault="00C67B4D" w:rsidP="00C67B4D">
            <w:pPr>
              <w:keepNext/>
              <w:keepLines/>
              <w:spacing w:before="200" w:line="240" w:lineRule="auto"/>
              <w:jc w:val="right"/>
              <w:outlineLvl w:val="7"/>
              <w:rPr>
                <w:ins w:id="191" w:author="Kamy Nz" w:date="2015-05-08T14:33:00Z"/>
                <w:rFonts w:ascii="Times New Roman" w:eastAsia="Times New Roman" w:hAnsi="Times New Roman" w:cs="Times New Roman"/>
                <w:i/>
                <w:iCs/>
                <w:sz w:val="20"/>
                <w:lang w:val="en-US"/>
                <w:rPrChange w:id="192" w:author="Kamy Nz" w:date="2015-05-08T14:45:00Z">
                  <w:rPr>
                    <w:ins w:id="193" w:author="Kamy Nz" w:date="2015-05-08T14:33:00Z"/>
                    <w:rFonts w:ascii="Calibri" w:eastAsia="Times New Roman" w:hAnsi="Calibri" w:cs="Times New Roman"/>
                    <w:i/>
                    <w:iCs/>
                    <w:color w:val="404040" w:themeColor="text1" w:themeTint="BF"/>
                    <w:sz w:val="24"/>
                    <w:szCs w:val="24"/>
                    <w:lang w:val="en-US"/>
                  </w:rPr>
                </w:rPrChange>
              </w:rPr>
            </w:pPr>
            <w:ins w:id="194" w:author="Kamy Nz" w:date="2015-05-08T14:39:00Z">
              <w:r w:rsidRPr="00C67B4D">
                <w:rPr>
                  <w:rFonts w:ascii="Times New Roman" w:eastAsia="Times New Roman" w:hAnsi="Times New Roman" w:cs="Times New Roman"/>
                  <w:i/>
                  <w:iCs/>
                  <w:sz w:val="20"/>
                  <w:lang w:val="en-US"/>
                  <w:rPrChange w:id="195" w:author="Kamy Nz" w:date="2015-05-08T14:45:00Z">
                    <w:rPr>
                      <w:rFonts w:ascii="Times New Roman" w:eastAsia="Times New Roman" w:hAnsi="Times New Roman" w:cs="Times New Roman"/>
                      <w:i/>
                      <w:iCs/>
                      <w:szCs w:val="22"/>
                      <w:lang w:val="en-US"/>
                    </w:rPr>
                  </w:rPrChange>
                </w:rPr>
                <w:t>11</w:t>
              </w:r>
            </w:ins>
          </w:p>
        </w:tc>
        <w:tc>
          <w:tcPr>
            <w:tcW w:w="460" w:type="dxa"/>
            <w:tcBorders>
              <w:top w:val="single" w:sz="4" w:space="0" w:color="auto"/>
              <w:left w:val="nil"/>
              <w:bottom w:val="single" w:sz="4" w:space="0" w:color="auto"/>
              <w:right w:val="single" w:sz="4" w:space="0" w:color="auto"/>
            </w:tcBorders>
            <w:shd w:val="clear" w:color="auto" w:fill="auto"/>
            <w:noWrap/>
            <w:vAlign w:val="bottom"/>
            <w:hideMark/>
            <w:tcPrChange w:id="196" w:author="Kamy Nz" w:date="2015-05-08T14:46:00Z">
              <w:tcPr>
                <w:tcW w:w="46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F0A6F94" w14:textId="7E134C10" w:rsidR="00C67B4D" w:rsidRPr="00C67B4D" w:rsidRDefault="00C67B4D" w:rsidP="00C67B4D">
            <w:pPr>
              <w:keepNext/>
              <w:keepLines/>
              <w:spacing w:before="200" w:line="240" w:lineRule="auto"/>
              <w:jc w:val="right"/>
              <w:outlineLvl w:val="7"/>
              <w:rPr>
                <w:ins w:id="197" w:author="Kamy Nz" w:date="2015-05-08T14:33:00Z"/>
                <w:rFonts w:ascii="Times New Roman" w:eastAsia="Times New Roman" w:hAnsi="Times New Roman" w:cs="Times New Roman"/>
                <w:i/>
                <w:iCs/>
                <w:sz w:val="20"/>
                <w:lang w:val="en-US"/>
                <w:rPrChange w:id="198" w:author="Kamy Nz" w:date="2015-05-08T14:45:00Z">
                  <w:rPr>
                    <w:ins w:id="199" w:author="Kamy Nz" w:date="2015-05-08T14:33:00Z"/>
                    <w:rFonts w:ascii="Calibri" w:eastAsia="Times New Roman" w:hAnsi="Calibri" w:cs="Times New Roman"/>
                    <w:i/>
                    <w:iCs/>
                    <w:color w:val="404040" w:themeColor="text1" w:themeTint="BF"/>
                    <w:sz w:val="24"/>
                    <w:szCs w:val="24"/>
                    <w:lang w:val="en-US"/>
                  </w:rPr>
                </w:rPrChange>
              </w:rPr>
            </w:pPr>
            <w:ins w:id="200" w:author="Kamy Nz" w:date="2015-05-08T14:39:00Z">
              <w:r w:rsidRPr="00C67B4D">
                <w:rPr>
                  <w:rFonts w:ascii="Times New Roman" w:eastAsia="Times New Roman" w:hAnsi="Times New Roman" w:cs="Times New Roman"/>
                  <w:i/>
                  <w:iCs/>
                  <w:sz w:val="20"/>
                  <w:lang w:val="en-US"/>
                  <w:rPrChange w:id="201" w:author="Kamy Nz" w:date="2015-05-08T14:45:00Z">
                    <w:rPr>
                      <w:rFonts w:ascii="Times New Roman" w:eastAsia="Times New Roman" w:hAnsi="Times New Roman" w:cs="Times New Roman"/>
                      <w:i/>
                      <w:iCs/>
                      <w:szCs w:val="22"/>
                      <w:lang w:val="en-US"/>
                    </w:rPr>
                  </w:rPrChange>
                </w:rPr>
                <w:t>12</w:t>
              </w:r>
            </w:ins>
          </w:p>
        </w:tc>
        <w:tc>
          <w:tcPr>
            <w:tcW w:w="488" w:type="dxa"/>
            <w:tcBorders>
              <w:top w:val="single" w:sz="4" w:space="0" w:color="auto"/>
              <w:left w:val="nil"/>
              <w:bottom w:val="single" w:sz="4" w:space="0" w:color="auto"/>
              <w:right w:val="single" w:sz="4" w:space="0" w:color="auto"/>
            </w:tcBorders>
            <w:shd w:val="clear" w:color="auto" w:fill="auto"/>
            <w:noWrap/>
            <w:vAlign w:val="bottom"/>
            <w:hideMark/>
            <w:tcPrChange w:id="202" w:author="Kamy Nz" w:date="2015-05-08T14:46:00Z">
              <w:tcPr>
                <w:tcW w:w="48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E674A7F" w14:textId="28514DAF" w:rsidR="00C67B4D" w:rsidRPr="00C67B4D" w:rsidRDefault="00C67B4D" w:rsidP="00C67B4D">
            <w:pPr>
              <w:keepNext/>
              <w:keepLines/>
              <w:spacing w:before="200" w:line="240" w:lineRule="auto"/>
              <w:jc w:val="right"/>
              <w:outlineLvl w:val="7"/>
              <w:rPr>
                <w:ins w:id="203" w:author="Kamy Nz" w:date="2015-05-08T14:33:00Z"/>
                <w:rFonts w:ascii="Times New Roman" w:eastAsia="Times New Roman" w:hAnsi="Times New Roman" w:cs="Times New Roman"/>
                <w:i/>
                <w:iCs/>
                <w:sz w:val="20"/>
                <w:lang w:val="en-US"/>
                <w:rPrChange w:id="204" w:author="Kamy Nz" w:date="2015-05-08T14:45:00Z">
                  <w:rPr>
                    <w:ins w:id="205" w:author="Kamy Nz" w:date="2015-05-08T14:33:00Z"/>
                    <w:rFonts w:ascii="Calibri" w:eastAsia="Times New Roman" w:hAnsi="Calibri" w:cs="Times New Roman"/>
                    <w:i/>
                    <w:iCs/>
                    <w:color w:val="404040" w:themeColor="text1" w:themeTint="BF"/>
                    <w:sz w:val="24"/>
                    <w:szCs w:val="24"/>
                    <w:lang w:val="en-US"/>
                  </w:rPr>
                </w:rPrChange>
              </w:rPr>
            </w:pPr>
            <w:ins w:id="206" w:author="Kamy Nz" w:date="2015-05-08T14:39:00Z">
              <w:r w:rsidRPr="00C67B4D">
                <w:rPr>
                  <w:rFonts w:ascii="Times New Roman" w:eastAsia="Times New Roman" w:hAnsi="Times New Roman" w:cs="Times New Roman"/>
                  <w:i/>
                  <w:iCs/>
                  <w:sz w:val="20"/>
                  <w:lang w:val="en-US"/>
                  <w:rPrChange w:id="207" w:author="Kamy Nz" w:date="2015-05-08T14:45:00Z">
                    <w:rPr>
                      <w:rFonts w:ascii="Times New Roman" w:eastAsia="Times New Roman" w:hAnsi="Times New Roman" w:cs="Times New Roman"/>
                      <w:i/>
                      <w:iCs/>
                      <w:szCs w:val="22"/>
                      <w:lang w:val="en-US"/>
                    </w:rPr>
                  </w:rPrChange>
                </w:rPr>
                <w:t>13</w:t>
              </w:r>
            </w:ins>
          </w:p>
        </w:tc>
        <w:tc>
          <w:tcPr>
            <w:tcW w:w="432" w:type="dxa"/>
            <w:tcBorders>
              <w:top w:val="single" w:sz="4" w:space="0" w:color="auto"/>
              <w:left w:val="nil"/>
              <w:bottom w:val="single" w:sz="4" w:space="0" w:color="auto"/>
              <w:right w:val="single" w:sz="4" w:space="0" w:color="auto"/>
            </w:tcBorders>
            <w:shd w:val="clear" w:color="auto" w:fill="auto"/>
            <w:noWrap/>
            <w:vAlign w:val="bottom"/>
            <w:hideMark/>
            <w:tcPrChange w:id="208" w:author="Kamy Nz" w:date="2015-05-08T14:46:00Z">
              <w:tcPr>
                <w:tcW w:w="43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BA1B9CA" w14:textId="61FADC47" w:rsidR="00C67B4D" w:rsidRPr="00C67B4D" w:rsidRDefault="00C67B4D" w:rsidP="00C67B4D">
            <w:pPr>
              <w:keepNext/>
              <w:keepLines/>
              <w:spacing w:before="200" w:line="240" w:lineRule="auto"/>
              <w:jc w:val="right"/>
              <w:outlineLvl w:val="7"/>
              <w:rPr>
                <w:ins w:id="209" w:author="Kamy Nz" w:date="2015-05-08T14:33:00Z"/>
                <w:rFonts w:ascii="Times New Roman" w:eastAsia="Times New Roman" w:hAnsi="Times New Roman" w:cs="Times New Roman"/>
                <w:i/>
                <w:iCs/>
                <w:sz w:val="20"/>
                <w:lang w:val="en-US"/>
                <w:rPrChange w:id="210" w:author="Kamy Nz" w:date="2015-05-08T14:45:00Z">
                  <w:rPr>
                    <w:ins w:id="211" w:author="Kamy Nz" w:date="2015-05-08T14:33:00Z"/>
                    <w:rFonts w:ascii="Calibri" w:eastAsia="Times New Roman" w:hAnsi="Calibri" w:cs="Times New Roman"/>
                    <w:i/>
                    <w:iCs/>
                    <w:color w:val="404040" w:themeColor="text1" w:themeTint="BF"/>
                    <w:sz w:val="24"/>
                    <w:szCs w:val="24"/>
                    <w:lang w:val="en-US"/>
                  </w:rPr>
                </w:rPrChange>
              </w:rPr>
            </w:pPr>
            <w:ins w:id="212" w:author="Kamy Nz" w:date="2015-05-08T14:39:00Z">
              <w:r w:rsidRPr="00C67B4D">
                <w:rPr>
                  <w:rFonts w:ascii="Times New Roman" w:eastAsia="Times New Roman" w:hAnsi="Times New Roman" w:cs="Times New Roman"/>
                  <w:i/>
                  <w:iCs/>
                  <w:sz w:val="20"/>
                  <w:lang w:val="en-US"/>
                  <w:rPrChange w:id="213" w:author="Kamy Nz" w:date="2015-05-08T14:45:00Z">
                    <w:rPr>
                      <w:rFonts w:ascii="Times New Roman" w:eastAsia="Times New Roman" w:hAnsi="Times New Roman" w:cs="Times New Roman"/>
                      <w:i/>
                      <w:iCs/>
                      <w:szCs w:val="22"/>
                      <w:lang w:val="en-US"/>
                    </w:rPr>
                  </w:rPrChange>
                </w:rPr>
                <w:t>14</w:t>
              </w:r>
            </w:ins>
          </w:p>
        </w:tc>
        <w:tc>
          <w:tcPr>
            <w:tcW w:w="460" w:type="dxa"/>
            <w:tcBorders>
              <w:top w:val="single" w:sz="4" w:space="0" w:color="auto"/>
              <w:left w:val="nil"/>
              <w:bottom w:val="single" w:sz="4" w:space="0" w:color="auto"/>
              <w:right w:val="single" w:sz="4" w:space="0" w:color="auto"/>
            </w:tcBorders>
            <w:shd w:val="clear" w:color="auto" w:fill="auto"/>
            <w:noWrap/>
            <w:vAlign w:val="bottom"/>
            <w:hideMark/>
            <w:tcPrChange w:id="214" w:author="Kamy Nz" w:date="2015-05-08T14:46:00Z">
              <w:tcPr>
                <w:tcW w:w="46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6613115" w14:textId="392D7487" w:rsidR="00C67B4D" w:rsidRPr="00C67B4D" w:rsidRDefault="00C67B4D" w:rsidP="00C67B4D">
            <w:pPr>
              <w:keepNext/>
              <w:keepLines/>
              <w:spacing w:before="200" w:line="240" w:lineRule="auto"/>
              <w:jc w:val="right"/>
              <w:outlineLvl w:val="7"/>
              <w:rPr>
                <w:ins w:id="215" w:author="Kamy Nz" w:date="2015-05-08T14:33:00Z"/>
                <w:rFonts w:ascii="Times New Roman" w:eastAsia="Times New Roman" w:hAnsi="Times New Roman" w:cs="Times New Roman"/>
                <w:i/>
                <w:iCs/>
                <w:sz w:val="20"/>
                <w:lang w:val="en-US"/>
                <w:rPrChange w:id="216" w:author="Kamy Nz" w:date="2015-05-08T14:45:00Z">
                  <w:rPr>
                    <w:ins w:id="217" w:author="Kamy Nz" w:date="2015-05-08T14:33:00Z"/>
                    <w:rFonts w:ascii="Calibri" w:eastAsia="Times New Roman" w:hAnsi="Calibri" w:cs="Times New Roman"/>
                    <w:i/>
                    <w:iCs/>
                    <w:color w:val="404040" w:themeColor="text1" w:themeTint="BF"/>
                    <w:sz w:val="24"/>
                    <w:szCs w:val="24"/>
                    <w:lang w:val="en-US"/>
                  </w:rPr>
                </w:rPrChange>
              </w:rPr>
            </w:pPr>
            <w:ins w:id="218" w:author="Kamy Nz" w:date="2015-05-08T14:39:00Z">
              <w:r w:rsidRPr="00C67B4D">
                <w:rPr>
                  <w:rFonts w:ascii="Times New Roman" w:eastAsia="Times New Roman" w:hAnsi="Times New Roman" w:cs="Times New Roman"/>
                  <w:i/>
                  <w:iCs/>
                  <w:sz w:val="20"/>
                  <w:lang w:val="en-US"/>
                  <w:rPrChange w:id="219" w:author="Kamy Nz" w:date="2015-05-08T14:45:00Z">
                    <w:rPr>
                      <w:rFonts w:ascii="Times New Roman" w:eastAsia="Times New Roman" w:hAnsi="Times New Roman" w:cs="Times New Roman"/>
                      <w:i/>
                      <w:iCs/>
                      <w:szCs w:val="22"/>
                      <w:lang w:val="en-US"/>
                    </w:rPr>
                  </w:rPrChange>
                </w:rPr>
                <w:t>15</w:t>
              </w:r>
            </w:ins>
          </w:p>
        </w:tc>
        <w:tc>
          <w:tcPr>
            <w:tcW w:w="525" w:type="dxa"/>
            <w:gridSpan w:val="2"/>
            <w:tcBorders>
              <w:top w:val="single" w:sz="4" w:space="0" w:color="auto"/>
              <w:left w:val="nil"/>
              <w:bottom w:val="single" w:sz="4" w:space="0" w:color="auto"/>
              <w:right w:val="single" w:sz="4" w:space="0" w:color="auto"/>
            </w:tcBorders>
            <w:shd w:val="clear" w:color="auto" w:fill="auto"/>
            <w:noWrap/>
            <w:vAlign w:val="bottom"/>
            <w:hideMark/>
            <w:tcPrChange w:id="220" w:author="Kamy Nz" w:date="2015-05-08T14:46:00Z">
              <w:tcPr>
                <w:tcW w:w="525" w:type="dxa"/>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79A4BD08" w14:textId="5E230BE9" w:rsidR="00C67B4D" w:rsidRPr="00C67B4D" w:rsidRDefault="00C67B4D" w:rsidP="00C67B4D">
            <w:pPr>
              <w:spacing w:line="240" w:lineRule="auto"/>
              <w:jc w:val="right"/>
              <w:rPr>
                <w:ins w:id="221" w:author="Kamy Nz" w:date="2015-05-08T14:33:00Z"/>
                <w:rFonts w:ascii="Times New Roman" w:eastAsia="Times New Roman" w:hAnsi="Times New Roman" w:cs="Times New Roman"/>
                <w:i/>
                <w:iCs/>
                <w:sz w:val="20"/>
                <w:lang w:val="en-US"/>
                <w:rPrChange w:id="222" w:author="Kamy Nz" w:date="2015-05-08T14:45:00Z">
                  <w:rPr>
                    <w:ins w:id="223" w:author="Kamy Nz" w:date="2015-05-08T14:33:00Z"/>
                    <w:rFonts w:ascii="Calibri" w:eastAsia="Times New Roman" w:hAnsi="Calibri" w:cs="Times New Roman"/>
                    <w:i/>
                    <w:iCs/>
                    <w:sz w:val="24"/>
                    <w:szCs w:val="24"/>
                    <w:lang w:val="en-US"/>
                  </w:rPr>
                </w:rPrChange>
              </w:rPr>
            </w:pPr>
            <w:ins w:id="224" w:author="Kamy Nz" w:date="2015-05-08T14:39:00Z">
              <w:r w:rsidRPr="00C67B4D">
                <w:rPr>
                  <w:rFonts w:ascii="Times New Roman" w:eastAsia="Times New Roman" w:hAnsi="Times New Roman" w:cs="Times New Roman"/>
                  <w:i/>
                  <w:iCs/>
                  <w:sz w:val="20"/>
                  <w:lang w:val="en-US"/>
                  <w:rPrChange w:id="225" w:author="Kamy Nz" w:date="2015-05-08T14:45:00Z">
                    <w:rPr>
                      <w:rFonts w:ascii="Times New Roman" w:eastAsia="Times New Roman" w:hAnsi="Times New Roman" w:cs="Times New Roman"/>
                      <w:i/>
                      <w:iCs/>
                      <w:szCs w:val="22"/>
                      <w:lang w:val="en-US"/>
                    </w:rPr>
                  </w:rPrChange>
                </w:rPr>
                <w:t>16</w:t>
              </w:r>
            </w:ins>
          </w:p>
        </w:tc>
      </w:tr>
      <w:tr w:rsidR="00C67B4D" w:rsidRPr="00C67B4D" w14:paraId="7D40C851" w14:textId="77777777" w:rsidTr="00C67B4D">
        <w:trPr>
          <w:trHeight w:val="300"/>
          <w:ins w:id="226" w:author="Kamy Nz" w:date="2015-05-08T14:33:00Z"/>
          <w:trPrChange w:id="227" w:author="Kamy Nz" w:date="2015-05-08T14:46:00Z">
            <w:trPr>
              <w:trHeight w:val="300"/>
            </w:trPr>
          </w:trPrChange>
        </w:trPr>
        <w:tc>
          <w:tcPr>
            <w:tcW w:w="3261" w:type="dxa"/>
            <w:tcBorders>
              <w:top w:val="nil"/>
              <w:left w:val="single" w:sz="4" w:space="0" w:color="auto"/>
              <w:bottom w:val="single" w:sz="4" w:space="0" w:color="auto"/>
              <w:right w:val="single" w:sz="4" w:space="0" w:color="auto"/>
            </w:tcBorders>
            <w:shd w:val="clear" w:color="auto" w:fill="auto"/>
            <w:noWrap/>
            <w:vAlign w:val="bottom"/>
            <w:hideMark/>
            <w:tcPrChange w:id="228" w:author="Kamy Nz" w:date="2015-05-08T14:46:00Z">
              <w:tcPr>
                <w:tcW w:w="3333"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75A2702C" w14:textId="77777777" w:rsidR="00C67B4D" w:rsidRPr="00C67B4D" w:rsidRDefault="00C67B4D">
            <w:pPr>
              <w:spacing w:line="240" w:lineRule="auto"/>
              <w:jc w:val="both"/>
              <w:rPr>
                <w:ins w:id="229" w:author="Kamy Nz" w:date="2015-05-08T14:33:00Z"/>
                <w:rFonts w:ascii="Times New Roman" w:eastAsia="Times New Roman" w:hAnsi="Times New Roman" w:cs="Times New Roman"/>
                <w:szCs w:val="22"/>
                <w:lang w:val="en-US"/>
                <w:rPrChange w:id="230" w:author="Kamy Nz" w:date="2015-05-08T14:36:00Z">
                  <w:rPr>
                    <w:ins w:id="231" w:author="Kamy Nz" w:date="2015-05-08T14:33:00Z"/>
                    <w:rFonts w:ascii="Calibri" w:eastAsia="Times New Roman" w:hAnsi="Calibri" w:cs="Times New Roman"/>
                    <w:sz w:val="24"/>
                    <w:szCs w:val="24"/>
                    <w:lang w:val="en-US"/>
                  </w:rPr>
                </w:rPrChange>
              </w:rPr>
              <w:pPrChange w:id="232" w:author="Kamy Nz" w:date="2015-05-08T14:46:00Z">
                <w:pPr>
                  <w:spacing w:line="240" w:lineRule="auto"/>
                </w:pPr>
              </w:pPrChange>
            </w:pPr>
            <w:ins w:id="233" w:author="Kamy Nz" w:date="2015-05-08T14:33:00Z">
              <w:r w:rsidRPr="00C67B4D">
                <w:rPr>
                  <w:rFonts w:ascii="Times New Roman" w:eastAsia="Times New Roman" w:hAnsi="Times New Roman" w:cs="Times New Roman"/>
                  <w:szCs w:val="22"/>
                  <w:lang w:val="en-US"/>
                  <w:rPrChange w:id="234" w:author="Kamy Nz" w:date="2015-05-08T14:36:00Z">
                    <w:rPr>
                      <w:rFonts w:ascii="Calibri" w:eastAsia="Times New Roman" w:hAnsi="Calibri" w:cs="Times New Roman"/>
                      <w:sz w:val="24"/>
                      <w:szCs w:val="24"/>
                      <w:lang w:val="en-US"/>
                    </w:rPr>
                  </w:rPrChange>
                </w:rPr>
                <w:t xml:space="preserve">1. </w:t>
              </w:r>
              <w:proofErr w:type="spellStart"/>
              <w:r w:rsidRPr="00C67B4D">
                <w:rPr>
                  <w:rFonts w:ascii="Times New Roman" w:eastAsia="Times New Roman" w:hAnsi="Times New Roman" w:cs="Times New Roman"/>
                  <w:szCs w:val="22"/>
                  <w:lang w:val="en-US"/>
                  <w:rPrChange w:id="235" w:author="Kamy Nz" w:date="2015-05-08T14:36:00Z">
                    <w:rPr>
                      <w:rFonts w:ascii="Calibri" w:eastAsia="Times New Roman" w:hAnsi="Calibri" w:cs="Times New Roman"/>
                      <w:sz w:val="24"/>
                      <w:szCs w:val="24"/>
                      <w:lang w:val="en-US"/>
                    </w:rPr>
                  </w:rPrChange>
                </w:rPr>
                <w:t>Escoger</w:t>
              </w:r>
              <w:proofErr w:type="spellEnd"/>
              <w:r w:rsidRPr="00C67B4D">
                <w:rPr>
                  <w:rFonts w:ascii="Times New Roman" w:eastAsia="Times New Roman" w:hAnsi="Times New Roman" w:cs="Times New Roman"/>
                  <w:szCs w:val="22"/>
                  <w:lang w:val="en-US"/>
                  <w:rPrChange w:id="236" w:author="Kamy Nz" w:date="2015-05-08T14:36:00Z">
                    <w:rPr>
                      <w:rFonts w:ascii="Calibri" w:eastAsia="Times New Roman" w:hAnsi="Calibri" w:cs="Times New Roman"/>
                      <w:sz w:val="24"/>
                      <w:szCs w:val="24"/>
                      <w:lang w:val="en-US"/>
                    </w:rPr>
                  </w:rPrChange>
                </w:rPr>
                <w:t xml:space="preserve"> el </w:t>
              </w:r>
              <w:proofErr w:type="spellStart"/>
              <w:r w:rsidRPr="00C67B4D">
                <w:rPr>
                  <w:rFonts w:ascii="Times New Roman" w:eastAsia="Times New Roman" w:hAnsi="Times New Roman" w:cs="Times New Roman"/>
                  <w:szCs w:val="22"/>
                  <w:lang w:val="en-US"/>
                  <w:rPrChange w:id="237" w:author="Kamy Nz" w:date="2015-05-08T14:36:00Z">
                    <w:rPr>
                      <w:rFonts w:ascii="Calibri" w:eastAsia="Times New Roman" w:hAnsi="Calibri" w:cs="Times New Roman"/>
                      <w:sz w:val="24"/>
                      <w:szCs w:val="24"/>
                      <w:lang w:val="en-US"/>
                    </w:rPr>
                  </w:rPrChange>
                </w:rPr>
                <w:t>genoma</w:t>
              </w:r>
              <w:proofErr w:type="spellEnd"/>
              <w:r w:rsidRPr="00C67B4D">
                <w:rPr>
                  <w:rFonts w:ascii="Times New Roman" w:eastAsia="Times New Roman" w:hAnsi="Times New Roman" w:cs="Times New Roman"/>
                  <w:szCs w:val="22"/>
                  <w:lang w:val="en-US"/>
                  <w:rPrChange w:id="238"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239" w:author="Kamy Nz" w:date="2015-05-08T14:36:00Z">
                    <w:rPr>
                      <w:rFonts w:ascii="Calibri" w:eastAsia="Times New Roman" w:hAnsi="Calibri" w:cs="Times New Roman"/>
                      <w:sz w:val="24"/>
                      <w:szCs w:val="24"/>
                      <w:lang w:val="en-US"/>
                    </w:rPr>
                  </w:rPrChange>
                </w:rPr>
                <w:t>prueba</w:t>
              </w:r>
              <w:proofErr w:type="spellEnd"/>
              <w:r w:rsidRPr="00C67B4D">
                <w:rPr>
                  <w:rFonts w:ascii="Times New Roman" w:eastAsia="Times New Roman" w:hAnsi="Times New Roman" w:cs="Times New Roman"/>
                  <w:szCs w:val="22"/>
                  <w:lang w:val="en-US"/>
                  <w:rPrChange w:id="240" w:author="Kamy Nz" w:date="2015-05-08T14:36:00Z">
                    <w:rPr>
                      <w:rFonts w:ascii="Calibri" w:eastAsia="Times New Roman" w:hAnsi="Calibri" w:cs="Times New Roman"/>
                      <w:sz w:val="24"/>
                      <w:szCs w:val="24"/>
                      <w:lang w:val="en-US"/>
                    </w:rPr>
                  </w:rPrChange>
                </w:rPr>
                <w:t xml:space="preserve"> y </w:t>
              </w:r>
              <w:proofErr w:type="spellStart"/>
              <w:r w:rsidRPr="00C67B4D">
                <w:rPr>
                  <w:rFonts w:ascii="Times New Roman" w:eastAsia="Times New Roman" w:hAnsi="Times New Roman" w:cs="Times New Roman"/>
                  <w:szCs w:val="22"/>
                  <w:lang w:val="en-US"/>
                  <w:rPrChange w:id="241" w:author="Kamy Nz" w:date="2015-05-08T14:36:00Z">
                    <w:rPr>
                      <w:rFonts w:ascii="Calibri" w:eastAsia="Times New Roman" w:hAnsi="Calibri" w:cs="Times New Roman"/>
                      <w:sz w:val="24"/>
                      <w:szCs w:val="24"/>
                      <w:lang w:val="en-US"/>
                    </w:rPr>
                  </w:rPrChange>
                </w:rPr>
                <w:t>obtener</w:t>
              </w:r>
              <w:proofErr w:type="spellEnd"/>
              <w:r w:rsidRPr="00C67B4D">
                <w:rPr>
                  <w:rFonts w:ascii="Times New Roman" w:eastAsia="Times New Roman" w:hAnsi="Times New Roman" w:cs="Times New Roman"/>
                  <w:szCs w:val="22"/>
                  <w:lang w:val="en-US"/>
                  <w:rPrChange w:id="242"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243" w:author="Kamy Nz" w:date="2015-05-08T14:36:00Z">
                    <w:rPr>
                      <w:rFonts w:ascii="Calibri" w:eastAsia="Times New Roman" w:hAnsi="Calibri" w:cs="Times New Roman"/>
                      <w:sz w:val="24"/>
                      <w:szCs w:val="24"/>
                      <w:lang w:val="en-US"/>
                    </w:rPr>
                  </w:rPrChange>
                </w:rPr>
                <w:t>diferentes</w:t>
              </w:r>
              <w:proofErr w:type="spellEnd"/>
              <w:r w:rsidRPr="00C67B4D">
                <w:rPr>
                  <w:rFonts w:ascii="Times New Roman" w:eastAsia="Times New Roman" w:hAnsi="Times New Roman" w:cs="Times New Roman"/>
                  <w:szCs w:val="22"/>
                  <w:lang w:val="en-US"/>
                  <w:rPrChange w:id="244" w:author="Kamy Nz" w:date="2015-05-08T14:36:00Z">
                    <w:rPr>
                      <w:rFonts w:ascii="Calibri" w:eastAsia="Times New Roman" w:hAnsi="Calibri" w:cs="Times New Roman"/>
                      <w:sz w:val="24"/>
                      <w:szCs w:val="24"/>
                      <w:lang w:val="en-US"/>
                    </w:rPr>
                  </w:rPrChange>
                </w:rPr>
                <w:t xml:space="preserve"> variables de la </w:t>
              </w:r>
              <w:proofErr w:type="spellStart"/>
              <w:r w:rsidRPr="00C67B4D">
                <w:rPr>
                  <w:rFonts w:ascii="Times New Roman" w:eastAsia="Times New Roman" w:hAnsi="Times New Roman" w:cs="Times New Roman"/>
                  <w:szCs w:val="22"/>
                  <w:lang w:val="en-US"/>
                  <w:rPrChange w:id="245" w:author="Kamy Nz" w:date="2015-05-08T14:36:00Z">
                    <w:rPr>
                      <w:rFonts w:ascii="Calibri" w:eastAsia="Times New Roman" w:hAnsi="Calibri" w:cs="Times New Roman"/>
                      <w:sz w:val="24"/>
                      <w:szCs w:val="24"/>
                      <w:lang w:val="en-US"/>
                    </w:rPr>
                  </w:rPrChange>
                </w:rPr>
                <w:t>composición</w:t>
              </w:r>
              <w:proofErr w:type="spellEnd"/>
            </w:ins>
          </w:p>
        </w:tc>
        <w:tc>
          <w:tcPr>
            <w:tcW w:w="567" w:type="dxa"/>
            <w:tcBorders>
              <w:top w:val="nil"/>
              <w:left w:val="nil"/>
              <w:bottom w:val="single" w:sz="4" w:space="0" w:color="auto"/>
              <w:right w:val="single" w:sz="4" w:space="0" w:color="auto"/>
            </w:tcBorders>
            <w:shd w:val="clear" w:color="000000" w:fill="3366FF"/>
            <w:noWrap/>
            <w:vAlign w:val="bottom"/>
            <w:hideMark/>
            <w:tcPrChange w:id="246" w:author="Kamy Nz" w:date="2015-05-08T14:46:00Z">
              <w:tcPr>
                <w:tcW w:w="495" w:type="dxa"/>
                <w:gridSpan w:val="2"/>
                <w:tcBorders>
                  <w:top w:val="nil"/>
                  <w:left w:val="nil"/>
                  <w:bottom w:val="single" w:sz="4" w:space="0" w:color="auto"/>
                  <w:right w:val="single" w:sz="4" w:space="0" w:color="auto"/>
                </w:tcBorders>
                <w:shd w:val="clear" w:color="000000" w:fill="3366FF"/>
                <w:noWrap/>
                <w:vAlign w:val="bottom"/>
                <w:hideMark/>
              </w:tcPr>
            </w:tcPrChange>
          </w:tcPr>
          <w:p w14:paraId="73B636A7" w14:textId="77777777" w:rsidR="00C67B4D" w:rsidRPr="00C67B4D" w:rsidRDefault="00C67B4D" w:rsidP="00C67B4D">
            <w:pPr>
              <w:keepNext/>
              <w:keepLines/>
              <w:spacing w:before="200" w:line="240" w:lineRule="auto"/>
              <w:outlineLvl w:val="7"/>
              <w:rPr>
                <w:ins w:id="247" w:author="Kamy Nz" w:date="2015-05-08T14:33:00Z"/>
                <w:rFonts w:ascii="Times New Roman" w:eastAsia="Times New Roman" w:hAnsi="Times New Roman" w:cs="Times New Roman"/>
                <w:szCs w:val="22"/>
                <w:lang w:val="en-US"/>
                <w:rPrChange w:id="248" w:author="Kamy Nz" w:date="2015-05-08T14:36:00Z">
                  <w:rPr>
                    <w:ins w:id="249" w:author="Kamy Nz" w:date="2015-05-08T14:33:00Z"/>
                    <w:rFonts w:ascii="Calibri" w:eastAsia="Times New Roman" w:hAnsi="Calibri" w:cs="Times New Roman"/>
                    <w:color w:val="404040" w:themeColor="text1" w:themeTint="BF"/>
                    <w:sz w:val="24"/>
                    <w:szCs w:val="24"/>
                    <w:lang w:val="en-US"/>
                  </w:rPr>
                </w:rPrChange>
              </w:rPr>
            </w:pPr>
            <w:ins w:id="250" w:author="Kamy Nz" w:date="2015-05-08T14:33:00Z">
              <w:r w:rsidRPr="00C67B4D">
                <w:rPr>
                  <w:rFonts w:ascii="Times New Roman" w:eastAsia="Times New Roman" w:hAnsi="Times New Roman" w:cs="Times New Roman"/>
                  <w:szCs w:val="22"/>
                  <w:lang w:val="en-US"/>
                  <w:rPrChange w:id="251" w:author="Kamy Nz" w:date="2015-05-08T14:36:00Z">
                    <w:rPr>
                      <w:rFonts w:ascii="Calibri" w:eastAsia="Times New Roman" w:hAnsi="Calibri" w:cs="Times New Roman"/>
                      <w:sz w:val="24"/>
                      <w:szCs w:val="24"/>
                      <w:lang w:val="en-US"/>
                    </w:rPr>
                  </w:rPrChange>
                </w:rPr>
                <w:t> </w:t>
              </w:r>
            </w:ins>
          </w:p>
        </w:tc>
        <w:tc>
          <w:tcPr>
            <w:tcW w:w="425" w:type="dxa"/>
            <w:tcBorders>
              <w:top w:val="nil"/>
              <w:left w:val="nil"/>
              <w:bottom w:val="single" w:sz="4" w:space="0" w:color="auto"/>
              <w:right w:val="single" w:sz="4" w:space="0" w:color="auto"/>
            </w:tcBorders>
            <w:shd w:val="clear" w:color="000000" w:fill="3366FF"/>
            <w:noWrap/>
            <w:vAlign w:val="bottom"/>
            <w:hideMark/>
            <w:tcPrChange w:id="252" w:author="Kamy Nz" w:date="2015-05-08T14:46:00Z">
              <w:tcPr>
                <w:tcW w:w="236" w:type="dxa"/>
                <w:tcBorders>
                  <w:top w:val="nil"/>
                  <w:left w:val="nil"/>
                  <w:bottom w:val="single" w:sz="4" w:space="0" w:color="auto"/>
                  <w:right w:val="single" w:sz="4" w:space="0" w:color="auto"/>
                </w:tcBorders>
                <w:shd w:val="clear" w:color="000000" w:fill="3366FF"/>
                <w:noWrap/>
                <w:vAlign w:val="bottom"/>
                <w:hideMark/>
              </w:tcPr>
            </w:tcPrChange>
          </w:tcPr>
          <w:p w14:paraId="305B8973" w14:textId="77777777" w:rsidR="00C67B4D" w:rsidRPr="00C67B4D" w:rsidRDefault="00C67B4D" w:rsidP="00C67B4D">
            <w:pPr>
              <w:keepNext/>
              <w:keepLines/>
              <w:spacing w:before="200" w:line="240" w:lineRule="auto"/>
              <w:outlineLvl w:val="7"/>
              <w:rPr>
                <w:ins w:id="253" w:author="Kamy Nz" w:date="2015-05-08T14:33:00Z"/>
                <w:rFonts w:ascii="Times New Roman" w:eastAsia="Times New Roman" w:hAnsi="Times New Roman" w:cs="Times New Roman"/>
                <w:szCs w:val="22"/>
                <w:lang w:val="en-US"/>
                <w:rPrChange w:id="254" w:author="Kamy Nz" w:date="2015-05-08T14:36:00Z">
                  <w:rPr>
                    <w:ins w:id="255" w:author="Kamy Nz" w:date="2015-05-08T14:33:00Z"/>
                    <w:rFonts w:ascii="Calibri" w:eastAsia="Times New Roman" w:hAnsi="Calibri" w:cs="Times New Roman"/>
                    <w:color w:val="404040" w:themeColor="text1" w:themeTint="BF"/>
                    <w:sz w:val="24"/>
                    <w:szCs w:val="24"/>
                    <w:lang w:val="en-US"/>
                  </w:rPr>
                </w:rPrChange>
              </w:rPr>
            </w:pPr>
            <w:ins w:id="256" w:author="Kamy Nz" w:date="2015-05-08T14:33:00Z">
              <w:r w:rsidRPr="00C67B4D">
                <w:rPr>
                  <w:rFonts w:ascii="Times New Roman" w:eastAsia="Times New Roman" w:hAnsi="Times New Roman" w:cs="Times New Roman"/>
                  <w:szCs w:val="22"/>
                  <w:lang w:val="en-US"/>
                  <w:rPrChange w:id="257" w:author="Kamy Nz" w:date="2015-05-08T14:36:00Z">
                    <w:rPr>
                      <w:rFonts w:ascii="Calibri" w:eastAsia="Times New Roman" w:hAnsi="Calibri" w:cs="Times New Roman"/>
                      <w:sz w:val="24"/>
                      <w:szCs w:val="24"/>
                      <w:lang w:val="en-US"/>
                    </w:rPr>
                  </w:rPrChange>
                </w:rPr>
                <w:t> </w:t>
              </w:r>
            </w:ins>
          </w:p>
        </w:tc>
        <w:tc>
          <w:tcPr>
            <w:tcW w:w="337" w:type="dxa"/>
            <w:tcBorders>
              <w:top w:val="nil"/>
              <w:left w:val="nil"/>
              <w:bottom w:val="single" w:sz="4" w:space="0" w:color="auto"/>
              <w:right w:val="single" w:sz="4" w:space="0" w:color="auto"/>
            </w:tcBorders>
            <w:shd w:val="clear" w:color="auto" w:fill="auto"/>
            <w:noWrap/>
            <w:vAlign w:val="bottom"/>
            <w:hideMark/>
            <w:tcPrChange w:id="258" w:author="Kamy Nz" w:date="2015-05-08T14:46:00Z">
              <w:tcPr>
                <w:tcW w:w="526" w:type="dxa"/>
                <w:gridSpan w:val="2"/>
                <w:tcBorders>
                  <w:top w:val="nil"/>
                  <w:left w:val="nil"/>
                  <w:bottom w:val="single" w:sz="4" w:space="0" w:color="auto"/>
                  <w:right w:val="single" w:sz="4" w:space="0" w:color="auto"/>
                </w:tcBorders>
                <w:shd w:val="clear" w:color="auto" w:fill="auto"/>
                <w:noWrap/>
                <w:vAlign w:val="bottom"/>
                <w:hideMark/>
              </w:tcPr>
            </w:tcPrChange>
          </w:tcPr>
          <w:p w14:paraId="42B4C018" w14:textId="77777777" w:rsidR="00C67B4D" w:rsidRPr="00C67B4D" w:rsidRDefault="00C67B4D" w:rsidP="00C67B4D">
            <w:pPr>
              <w:keepNext/>
              <w:keepLines/>
              <w:spacing w:before="200" w:line="240" w:lineRule="auto"/>
              <w:outlineLvl w:val="7"/>
              <w:rPr>
                <w:ins w:id="259" w:author="Kamy Nz" w:date="2015-05-08T14:33:00Z"/>
                <w:rFonts w:ascii="Times New Roman" w:eastAsia="Times New Roman" w:hAnsi="Times New Roman" w:cs="Times New Roman"/>
                <w:szCs w:val="22"/>
                <w:lang w:val="en-US"/>
                <w:rPrChange w:id="260" w:author="Kamy Nz" w:date="2015-05-08T14:36:00Z">
                  <w:rPr>
                    <w:ins w:id="261" w:author="Kamy Nz" w:date="2015-05-08T14:33:00Z"/>
                    <w:rFonts w:ascii="Calibri" w:eastAsia="Times New Roman" w:hAnsi="Calibri" w:cs="Times New Roman"/>
                    <w:color w:val="404040" w:themeColor="text1" w:themeTint="BF"/>
                    <w:sz w:val="24"/>
                    <w:szCs w:val="24"/>
                    <w:lang w:val="en-US"/>
                  </w:rPr>
                </w:rPrChange>
              </w:rPr>
            </w:pPr>
            <w:ins w:id="262" w:author="Kamy Nz" w:date="2015-05-08T14:33:00Z">
              <w:r w:rsidRPr="00C67B4D">
                <w:rPr>
                  <w:rFonts w:ascii="Times New Roman" w:eastAsia="Times New Roman" w:hAnsi="Times New Roman" w:cs="Times New Roman"/>
                  <w:szCs w:val="22"/>
                  <w:lang w:val="en-US"/>
                  <w:rPrChange w:id="263" w:author="Kamy Nz" w:date="2015-05-08T14:36:00Z">
                    <w:rPr>
                      <w:rFonts w:ascii="Calibri" w:eastAsia="Times New Roman" w:hAnsi="Calibri" w:cs="Times New Roman"/>
                      <w:sz w:val="24"/>
                      <w:szCs w:val="24"/>
                      <w:lang w:val="en-US"/>
                    </w:rPr>
                  </w:rPrChange>
                </w:rPr>
                <w:t> </w:t>
              </w:r>
            </w:ins>
          </w:p>
        </w:tc>
        <w:tc>
          <w:tcPr>
            <w:tcW w:w="419" w:type="dxa"/>
            <w:tcBorders>
              <w:top w:val="nil"/>
              <w:left w:val="nil"/>
              <w:bottom w:val="single" w:sz="4" w:space="0" w:color="auto"/>
              <w:right w:val="single" w:sz="4" w:space="0" w:color="auto"/>
            </w:tcBorders>
            <w:shd w:val="clear" w:color="auto" w:fill="auto"/>
            <w:noWrap/>
            <w:vAlign w:val="bottom"/>
            <w:hideMark/>
            <w:tcPrChange w:id="264" w:author="Kamy Nz" w:date="2015-05-08T14:46:00Z">
              <w:tcPr>
                <w:tcW w:w="419" w:type="dxa"/>
                <w:tcBorders>
                  <w:top w:val="nil"/>
                  <w:left w:val="nil"/>
                  <w:bottom w:val="single" w:sz="4" w:space="0" w:color="auto"/>
                  <w:right w:val="single" w:sz="4" w:space="0" w:color="auto"/>
                </w:tcBorders>
                <w:shd w:val="clear" w:color="auto" w:fill="auto"/>
                <w:noWrap/>
                <w:vAlign w:val="bottom"/>
                <w:hideMark/>
              </w:tcPr>
            </w:tcPrChange>
          </w:tcPr>
          <w:p w14:paraId="2B3A1EDA" w14:textId="77777777" w:rsidR="00C67B4D" w:rsidRPr="00C67B4D" w:rsidRDefault="00C67B4D" w:rsidP="00C67B4D">
            <w:pPr>
              <w:keepNext/>
              <w:keepLines/>
              <w:spacing w:before="200" w:line="240" w:lineRule="auto"/>
              <w:outlineLvl w:val="7"/>
              <w:rPr>
                <w:ins w:id="265" w:author="Kamy Nz" w:date="2015-05-08T14:33:00Z"/>
                <w:rFonts w:ascii="Times New Roman" w:eastAsia="Times New Roman" w:hAnsi="Times New Roman" w:cs="Times New Roman"/>
                <w:szCs w:val="22"/>
                <w:lang w:val="en-US"/>
                <w:rPrChange w:id="266" w:author="Kamy Nz" w:date="2015-05-08T14:36:00Z">
                  <w:rPr>
                    <w:ins w:id="267" w:author="Kamy Nz" w:date="2015-05-08T14:33:00Z"/>
                    <w:rFonts w:ascii="Calibri" w:eastAsia="Times New Roman" w:hAnsi="Calibri" w:cs="Times New Roman"/>
                    <w:color w:val="404040" w:themeColor="text1" w:themeTint="BF"/>
                    <w:sz w:val="24"/>
                    <w:szCs w:val="24"/>
                    <w:lang w:val="en-US"/>
                  </w:rPr>
                </w:rPrChange>
              </w:rPr>
            </w:pPr>
            <w:ins w:id="268" w:author="Kamy Nz" w:date="2015-05-08T14:33:00Z">
              <w:r w:rsidRPr="00C67B4D">
                <w:rPr>
                  <w:rFonts w:ascii="Times New Roman" w:eastAsia="Times New Roman" w:hAnsi="Times New Roman" w:cs="Times New Roman"/>
                  <w:szCs w:val="22"/>
                  <w:lang w:val="en-US"/>
                  <w:rPrChange w:id="269" w:author="Kamy Nz" w:date="2015-05-08T14:36:00Z">
                    <w:rPr>
                      <w:rFonts w:ascii="Calibri" w:eastAsia="Times New Roman" w:hAnsi="Calibri" w:cs="Times New Roman"/>
                      <w:sz w:val="24"/>
                      <w:szCs w:val="24"/>
                      <w:lang w:val="en-US"/>
                    </w:rPr>
                  </w:rPrChange>
                </w:rPr>
                <w:t> </w:t>
              </w:r>
            </w:ins>
          </w:p>
        </w:tc>
        <w:tc>
          <w:tcPr>
            <w:tcW w:w="378" w:type="dxa"/>
            <w:tcBorders>
              <w:top w:val="nil"/>
              <w:left w:val="nil"/>
              <w:bottom w:val="single" w:sz="4" w:space="0" w:color="auto"/>
              <w:right w:val="single" w:sz="4" w:space="0" w:color="auto"/>
            </w:tcBorders>
            <w:shd w:val="clear" w:color="auto" w:fill="auto"/>
            <w:noWrap/>
            <w:vAlign w:val="bottom"/>
            <w:hideMark/>
            <w:tcPrChange w:id="270" w:author="Kamy Nz" w:date="2015-05-08T14:46:00Z">
              <w:tcPr>
                <w:tcW w:w="419" w:type="dxa"/>
                <w:gridSpan w:val="2"/>
                <w:tcBorders>
                  <w:top w:val="nil"/>
                  <w:left w:val="nil"/>
                  <w:bottom w:val="single" w:sz="4" w:space="0" w:color="auto"/>
                  <w:right w:val="single" w:sz="4" w:space="0" w:color="auto"/>
                </w:tcBorders>
                <w:shd w:val="clear" w:color="auto" w:fill="auto"/>
                <w:noWrap/>
                <w:vAlign w:val="bottom"/>
                <w:hideMark/>
              </w:tcPr>
            </w:tcPrChange>
          </w:tcPr>
          <w:p w14:paraId="6FBE6BA2" w14:textId="77777777" w:rsidR="00C67B4D" w:rsidRPr="00C67B4D" w:rsidRDefault="00C67B4D" w:rsidP="00C67B4D">
            <w:pPr>
              <w:keepNext/>
              <w:keepLines/>
              <w:spacing w:before="200" w:line="240" w:lineRule="auto"/>
              <w:outlineLvl w:val="7"/>
              <w:rPr>
                <w:ins w:id="271" w:author="Kamy Nz" w:date="2015-05-08T14:33:00Z"/>
                <w:rFonts w:ascii="Times New Roman" w:eastAsia="Times New Roman" w:hAnsi="Times New Roman" w:cs="Times New Roman"/>
                <w:szCs w:val="22"/>
                <w:lang w:val="en-US"/>
                <w:rPrChange w:id="272" w:author="Kamy Nz" w:date="2015-05-08T14:36:00Z">
                  <w:rPr>
                    <w:ins w:id="273" w:author="Kamy Nz" w:date="2015-05-08T14:33:00Z"/>
                    <w:rFonts w:ascii="Calibri" w:eastAsia="Times New Roman" w:hAnsi="Calibri" w:cs="Times New Roman"/>
                    <w:color w:val="404040" w:themeColor="text1" w:themeTint="BF"/>
                    <w:sz w:val="24"/>
                    <w:szCs w:val="24"/>
                    <w:lang w:val="en-US"/>
                  </w:rPr>
                </w:rPrChange>
              </w:rPr>
            </w:pPr>
            <w:ins w:id="274" w:author="Kamy Nz" w:date="2015-05-08T14:33:00Z">
              <w:r w:rsidRPr="00C67B4D">
                <w:rPr>
                  <w:rFonts w:ascii="Times New Roman" w:eastAsia="Times New Roman" w:hAnsi="Times New Roman" w:cs="Times New Roman"/>
                  <w:szCs w:val="22"/>
                  <w:lang w:val="en-US"/>
                  <w:rPrChange w:id="275" w:author="Kamy Nz" w:date="2015-05-08T14:36:00Z">
                    <w:rPr>
                      <w:rFonts w:ascii="Calibri" w:eastAsia="Times New Roman" w:hAnsi="Calibri" w:cs="Times New Roman"/>
                      <w:sz w:val="24"/>
                      <w:szCs w:val="24"/>
                      <w:lang w:val="en-US"/>
                    </w:rPr>
                  </w:rPrChange>
                </w:rPr>
                <w:t> </w:t>
              </w:r>
            </w:ins>
          </w:p>
        </w:tc>
        <w:tc>
          <w:tcPr>
            <w:tcW w:w="379" w:type="dxa"/>
            <w:tcBorders>
              <w:top w:val="nil"/>
              <w:left w:val="nil"/>
              <w:bottom w:val="single" w:sz="4" w:space="0" w:color="auto"/>
              <w:right w:val="single" w:sz="4" w:space="0" w:color="auto"/>
            </w:tcBorders>
            <w:shd w:val="clear" w:color="auto" w:fill="auto"/>
            <w:noWrap/>
            <w:vAlign w:val="bottom"/>
            <w:hideMark/>
            <w:tcPrChange w:id="276"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773408E7" w14:textId="77777777" w:rsidR="00C67B4D" w:rsidRPr="00C67B4D" w:rsidRDefault="00C67B4D" w:rsidP="00C67B4D">
            <w:pPr>
              <w:keepNext/>
              <w:keepLines/>
              <w:spacing w:before="200" w:line="240" w:lineRule="auto"/>
              <w:outlineLvl w:val="7"/>
              <w:rPr>
                <w:ins w:id="277" w:author="Kamy Nz" w:date="2015-05-08T14:33:00Z"/>
                <w:rFonts w:ascii="Times New Roman" w:eastAsia="Times New Roman" w:hAnsi="Times New Roman" w:cs="Times New Roman"/>
                <w:szCs w:val="22"/>
                <w:lang w:val="en-US"/>
                <w:rPrChange w:id="278" w:author="Kamy Nz" w:date="2015-05-08T14:36:00Z">
                  <w:rPr>
                    <w:ins w:id="279" w:author="Kamy Nz" w:date="2015-05-08T14:33:00Z"/>
                    <w:rFonts w:ascii="Calibri" w:eastAsia="Times New Roman" w:hAnsi="Calibri" w:cs="Times New Roman"/>
                    <w:color w:val="404040" w:themeColor="text1" w:themeTint="BF"/>
                    <w:sz w:val="24"/>
                    <w:szCs w:val="24"/>
                    <w:lang w:val="en-US"/>
                  </w:rPr>
                </w:rPrChange>
              </w:rPr>
            </w:pPr>
            <w:ins w:id="280" w:author="Kamy Nz" w:date="2015-05-08T14:33:00Z">
              <w:r w:rsidRPr="00C67B4D">
                <w:rPr>
                  <w:rFonts w:ascii="Times New Roman" w:eastAsia="Times New Roman" w:hAnsi="Times New Roman" w:cs="Times New Roman"/>
                  <w:szCs w:val="22"/>
                  <w:lang w:val="en-US"/>
                  <w:rPrChange w:id="281"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282"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22468B38" w14:textId="77777777" w:rsidR="00C67B4D" w:rsidRPr="00C67B4D" w:rsidRDefault="00C67B4D" w:rsidP="00C67B4D">
            <w:pPr>
              <w:keepNext/>
              <w:keepLines/>
              <w:spacing w:before="200" w:line="240" w:lineRule="auto"/>
              <w:outlineLvl w:val="7"/>
              <w:rPr>
                <w:ins w:id="283" w:author="Kamy Nz" w:date="2015-05-08T14:33:00Z"/>
                <w:rFonts w:ascii="Times New Roman" w:eastAsia="Times New Roman" w:hAnsi="Times New Roman" w:cs="Times New Roman"/>
                <w:szCs w:val="22"/>
                <w:lang w:val="en-US"/>
                <w:rPrChange w:id="284" w:author="Kamy Nz" w:date="2015-05-08T14:36:00Z">
                  <w:rPr>
                    <w:ins w:id="285" w:author="Kamy Nz" w:date="2015-05-08T14:33:00Z"/>
                    <w:rFonts w:ascii="Calibri" w:eastAsia="Times New Roman" w:hAnsi="Calibri" w:cs="Times New Roman"/>
                    <w:color w:val="404040" w:themeColor="text1" w:themeTint="BF"/>
                    <w:sz w:val="24"/>
                    <w:szCs w:val="24"/>
                    <w:lang w:val="en-US"/>
                  </w:rPr>
                </w:rPrChange>
              </w:rPr>
            </w:pPr>
            <w:ins w:id="286" w:author="Kamy Nz" w:date="2015-05-08T14:33:00Z">
              <w:r w:rsidRPr="00C67B4D">
                <w:rPr>
                  <w:rFonts w:ascii="Times New Roman" w:eastAsia="Times New Roman" w:hAnsi="Times New Roman" w:cs="Times New Roman"/>
                  <w:szCs w:val="22"/>
                  <w:lang w:val="en-US"/>
                  <w:rPrChange w:id="287"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288"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07579C38" w14:textId="77777777" w:rsidR="00C67B4D" w:rsidRPr="00C67B4D" w:rsidRDefault="00C67B4D" w:rsidP="00C67B4D">
            <w:pPr>
              <w:keepNext/>
              <w:keepLines/>
              <w:spacing w:before="200" w:line="240" w:lineRule="auto"/>
              <w:outlineLvl w:val="7"/>
              <w:rPr>
                <w:ins w:id="289" w:author="Kamy Nz" w:date="2015-05-08T14:33:00Z"/>
                <w:rFonts w:ascii="Times New Roman" w:eastAsia="Times New Roman" w:hAnsi="Times New Roman" w:cs="Times New Roman"/>
                <w:szCs w:val="22"/>
                <w:lang w:val="en-US"/>
                <w:rPrChange w:id="290" w:author="Kamy Nz" w:date="2015-05-08T14:36:00Z">
                  <w:rPr>
                    <w:ins w:id="291" w:author="Kamy Nz" w:date="2015-05-08T14:33:00Z"/>
                    <w:rFonts w:ascii="Calibri" w:eastAsia="Times New Roman" w:hAnsi="Calibri" w:cs="Times New Roman"/>
                    <w:color w:val="404040" w:themeColor="text1" w:themeTint="BF"/>
                    <w:sz w:val="24"/>
                    <w:szCs w:val="24"/>
                    <w:lang w:val="en-US"/>
                  </w:rPr>
                </w:rPrChange>
              </w:rPr>
            </w:pPr>
            <w:ins w:id="292" w:author="Kamy Nz" w:date="2015-05-08T14:33:00Z">
              <w:r w:rsidRPr="00C67B4D">
                <w:rPr>
                  <w:rFonts w:ascii="Times New Roman" w:eastAsia="Times New Roman" w:hAnsi="Times New Roman" w:cs="Times New Roman"/>
                  <w:szCs w:val="22"/>
                  <w:lang w:val="en-US"/>
                  <w:rPrChange w:id="293" w:author="Kamy Nz" w:date="2015-05-08T14:36:00Z">
                    <w:rPr>
                      <w:rFonts w:ascii="Calibri" w:eastAsia="Times New Roman" w:hAnsi="Calibri" w:cs="Times New Roman"/>
                      <w:sz w:val="24"/>
                      <w:szCs w:val="24"/>
                      <w:lang w:val="en-US"/>
                    </w:rPr>
                  </w:rPrChange>
                </w:rPr>
                <w:t> </w:t>
              </w:r>
            </w:ins>
          </w:p>
        </w:tc>
        <w:tc>
          <w:tcPr>
            <w:tcW w:w="363" w:type="dxa"/>
            <w:tcBorders>
              <w:top w:val="nil"/>
              <w:left w:val="nil"/>
              <w:bottom w:val="single" w:sz="4" w:space="0" w:color="auto"/>
              <w:right w:val="single" w:sz="4" w:space="0" w:color="auto"/>
            </w:tcBorders>
            <w:shd w:val="clear" w:color="auto" w:fill="auto"/>
            <w:noWrap/>
            <w:vAlign w:val="bottom"/>
            <w:hideMark/>
            <w:tcPrChange w:id="294" w:author="Kamy Nz" w:date="2015-05-08T14:46:00Z">
              <w:tcPr>
                <w:tcW w:w="363" w:type="dxa"/>
                <w:tcBorders>
                  <w:top w:val="nil"/>
                  <w:left w:val="nil"/>
                  <w:bottom w:val="single" w:sz="4" w:space="0" w:color="auto"/>
                  <w:right w:val="single" w:sz="4" w:space="0" w:color="auto"/>
                </w:tcBorders>
                <w:shd w:val="clear" w:color="auto" w:fill="auto"/>
                <w:noWrap/>
                <w:vAlign w:val="bottom"/>
                <w:hideMark/>
              </w:tcPr>
            </w:tcPrChange>
          </w:tcPr>
          <w:p w14:paraId="4710BEA6" w14:textId="77777777" w:rsidR="00C67B4D" w:rsidRPr="00C67B4D" w:rsidRDefault="00C67B4D" w:rsidP="00C67B4D">
            <w:pPr>
              <w:keepNext/>
              <w:keepLines/>
              <w:spacing w:before="200" w:line="240" w:lineRule="auto"/>
              <w:outlineLvl w:val="7"/>
              <w:rPr>
                <w:ins w:id="295" w:author="Kamy Nz" w:date="2015-05-08T14:33:00Z"/>
                <w:rFonts w:ascii="Times New Roman" w:eastAsia="Times New Roman" w:hAnsi="Times New Roman" w:cs="Times New Roman"/>
                <w:szCs w:val="22"/>
                <w:lang w:val="en-US"/>
                <w:rPrChange w:id="296" w:author="Kamy Nz" w:date="2015-05-08T14:36:00Z">
                  <w:rPr>
                    <w:ins w:id="297" w:author="Kamy Nz" w:date="2015-05-08T14:33:00Z"/>
                    <w:rFonts w:ascii="Calibri" w:eastAsia="Times New Roman" w:hAnsi="Calibri" w:cs="Times New Roman"/>
                    <w:color w:val="404040" w:themeColor="text1" w:themeTint="BF"/>
                    <w:sz w:val="24"/>
                    <w:szCs w:val="24"/>
                    <w:lang w:val="en-US"/>
                  </w:rPr>
                </w:rPrChange>
              </w:rPr>
            </w:pPr>
            <w:ins w:id="298" w:author="Kamy Nz" w:date="2015-05-08T14:33:00Z">
              <w:r w:rsidRPr="00C67B4D">
                <w:rPr>
                  <w:rFonts w:ascii="Times New Roman" w:eastAsia="Times New Roman" w:hAnsi="Times New Roman" w:cs="Times New Roman"/>
                  <w:szCs w:val="22"/>
                  <w:lang w:val="en-US"/>
                  <w:rPrChange w:id="299" w:author="Kamy Nz" w:date="2015-05-08T14:36:00Z">
                    <w:rPr>
                      <w:rFonts w:ascii="Calibri" w:eastAsia="Times New Roman" w:hAnsi="Calibri" w:cs="Times New Roman"/>
                      <w:sz w:val="24"/>
                      <w:szCs w:val="24"/>
                      <w:lang w:val="en-US"/>
                    </w:rPr>
                  </w:rPrChange>
                </w:rPr>
                <w:t> </w:t>
              </w:r>
            </w:ins>
          </w:p>
        </w:tc>
        <w:tc>
          <w:tcPr>
            <w:tcW w:w="435" w:type="dxa"/>
            <w:tcBorders>
              <w:top w:val="nil"/>
              <w:left w:val="nil"/>
              <w:bottom w:val="single" w:sz="4" w:space="0" w:color="auto"/>
              <w:right w:val="single" w:sz="4" w:space="0" w:color="auto"/>
            </w:tcBorders>
            <w:shd w:val="clear" w:color="auto" w:fill="auto"/>
            <w:noWrap/>
            <w:vAlign w:val="bottom"/>
            <w:hideMark/>
            <w:tcPrChange w:id="300" w:author="Kamy Nz" w:date="2015-05-08T14:46:00Z">
              <w:tcPr>
                <w:tcW w:w="435" w:type="dxa"/>
                <w:tcBorders>
                  <w:top w:val="nil"/>
                  <w:left w:val="nil"/>
                  <w:bottom w:val="single" w:sz="4" w:space="0" w:color="auto"/>
                  <w:right w:val="single" w:sz="4" w:space="0" w:color="auto"/>
                </w:tcBorders>
                <w:shd w:val="clear" w:color="auto" w:fill="auto"/>
                <w:noWrap/>
                <w:vAlign w:val="bottom"/>
                <w:hideMark/>
              </w:tcPr>
            </w:tcPrChange>
          </w:tcPr>
          <w:p w14:paraId="686EC9E2" w14:textId="77777777" w:rsidR="00C67B4D" w:rsidRPr="00C67B4D" w:rsidRDefault="00C67B4D" w:rsidP="00C67B4D">
            <w:pPr>
              <w:keepNext/>
              <w:keepLines/>
              <w:spacing w:before="200" w:line="240" w:lineRule="auto"/>
              <w:outlineLvl w:val="7"/>
              <w:rPr>
                <w:ins w:id="301" w:author="Kamy Nz" w:date="2015-05-08T14:33:00Z"/>
                <w:rFonts w:ascii="Times New Roman" w:eastAsia="Times New Roman" w:hAnsi="Times New Roman" w:cs="Times New Roman"/>
                <w:szCs w:val="22"/>
                <w:lang w:val="en-US"/>
                <w:rPrChange w:id="302" w:author="Kamy Nz" w:date="2015-05-08T14:36:00Z">
                  <w:rPr>
                    <w:ins w:id="303" w:author="Kamy Nz" w:date="2015-05-08T14:33:00Z"/>
                    <w:rFonts w:ascii="Calibri" w:eastAsia="Times New Roman" w:hAnsi="Calibri" w:cs="Times New Roman"/>
                    <w:color w:val="404040" w:themeColor="text1" w:themeTint="BF"/>
                    <w:sz w:val="24"/>
                    <w:szCs w:val="24"/>
                    <w:lang w:val="en-US"/>
                  </w:rPr>
                </w:rPrChange>
              </w:rPr>
            </w:pPr>
            <w:ins w:id="304" w:author="Kamy Nz" w:date="2015-05-08T14:33:00Z">
              <w:r w:rsidRPr="00C67B4D">
                <w:rPr>
                  <w:rFonts w:ascii="Times New Roman" w:eastAsia="Times New Roman" w:hAnsi="Times New Roman" w:cs="Times New Roman"/>
                  <w:szCs w:val="22"/>
                  <w:lang w:val="en-US"/>
                  <w:rPrChange w:id="305"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306"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7D43CC4C" w14:textId="77777777" w:rsidR="00C67B4D" w:rsidRPr="00C67B4D" w:rsidRDefault="00C67B4D" w:rsidP="00C67B4D">
            <w:pPr>
              <w:keepNext/>
              <w:keepLines/>
              <w:spacing w:before="200" w:line="240" w:lineRule="auto"/>
              <w:outlineLvl w:val="7"/>
              <w:rPr>
                <w:ins w:id="307" w:author="Kamy Nz" w:date="2015-05-08T14:33:00Z"/>
                <w:rFonts w:ascii="Times New Roman" w:eastAsia="Times New Roman" w:hAnsi="Times New Roman" w:cs="Times New Roman"/>
                <w:szCs w:val="22"/>
                <w:lang w:val="en-US"/>
                <w:rPrChange w:id="308" w:author="Kamy Nz" w:date="2015-05-08T14:36:00Z">
                  <w:rPr>
                    <w:ins w:id="309" w:author="Kamy Nz" w:date="2015-05-08T14:33:00Z"/>
                    <w:rFonts w:ascii="Calibri" w:eastAsia="Times New Roman" w:hAnsi="Calibri" w:cs="Times New Roman"/>
                    <w:color w:val="404040" w:themeColor="text1" w:themeTint="BF"/>
                    <w:sz w:val="24"/>
                    <w:szCs w:val="24"/>
                    <w:lang w:val="en-US"/>
                  </w:rPr>
                </w:rPrChange>
              </w:rPr>
            </w:pPr>
            <w:ins w:id="310" w:author="Kamy Nz" w:date="2015-05-08T14:33:00Z">
              <w:r w:rsidRPr="00C67B4D">
                <w:rPr>
                  <w:rFonts w:ascii="Times New Roman" w:eastAsia="Times New Roman" w:hAnsi="Times New Roman" w:cs="Times New Roman"/>
                  <w:szCs w:val="22"/>
                  <w:lang w:val="en-US"/>
                  <w:rPrChange w:id="311"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312"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2D0180B6" w14:textId="77777777" w:rsidR="00C67B4D" w:rsidRPr="00C67B4D" w:rsidRDefault="00C67B4D" w:rsidP="00C67B4D">
            <w:pPr>
              <w:keepNext/>
              <w:keepLines/>
              <w:spacing w:before="200" w:line="240" w:lineRule="auto"/>
              <w:outlineLvl w:val="7"/>
              <w:rPr>
                <w:ins w:id="313" w:author="Kamy Nz" w:date="2015-05-08T14:33:00Z"/>
                <w:rFonts w:ascii="Times New Roman" w:eastAsia="Times New Roman" w:hAnsi="Times New Roman" w:cs="Times New Roman"/>
                <w:szCs w:val="22"/>
                <w:lang w:val="en-US"/>
                <w:rPrChange w:id="314" w:author="Kamy Nz" w:date="2015-05-08T14:36:00Z">
                  <w:rPr>
                    <w:ins w:id="315" w:author="Kamy Nz" w:date="2015-05-08T14:33:00Z"/>
                    <w:rFonts w:ascii="Calibri" w:eastAsia="Times New Roman" w:hAnsi="Calibri" w:cs="Times New Roman"/>
                    <w:color w:val="404040" w:themeColor="text1" w:themeTint="BF"/>
                    <w:sz w:val="24"/>
                    <w:szCs w:val="24"/>
                    <w:lang w:val="en-US"/>
                  </w:rPr>
                </w:rPrChange>
              </w:rPr>
            </w:pPr>
            <w:ins w:id="316" w:author="Kamy Nz" w:date="2015-05-08T14:33:00Z">
              <w:r w:rsidRPr="00C67B4D">
                <w:rPr>
                  <w:rFonts w:ascii="Times New Roman" w:eastAsia="Times New Roman" w:hAnsi="Times New Roman" w:cs="Times New Roman"/>
                  <w:szCs w:val="22"/>
                  <w:lang w:val="en-US"/>
                  <w:rPrChange w:id="317" w:author="Kamy Nz" w:date="2015-05-08T14:36:00Z">
                    <w:rPr>
                      <w:rFonts w:ascii="Calibri" w:eastAsia="Times New Roman" w:hAnsi="Calibri" w:cs="Times New Roman"/>
                      <w:sz w:val="24"/>
                      <w:szCs w:val="24"/>
                      <w:lang w:val="en-US"/>
                    </w:rPr>
                  </w:rPrChange>
                </w:rPr>
                <w:t> </w:t>
              </w:r>
            </w:ins>
          </w:p>
        </w:tc>
        <w:tc>
          <w:tcPr>
            <w:tcW w:w="488" w:type="dxa"/>
            <w:tcBorders>
              <w:top w:val="nil"/>
              <w:left w:val="nil"/>
              <w:bottom w:val="single" w:sz="4" w:space="0" w:color="auto"/>
              <w:right w:val="single" w:sz="4" w:space="0" w:color="auto"/>
            </w:tcBorders>
            <w:shd w:val="clear" w:color="auto" w:fill="auto"/>
            <w:noWrap/>
            <w:vAlign w:val="bottom"/>
            <w:hideMark/>
            <w:tcPrChange w:id="318" w:author="Kamy Nz" w:date="2015-05-08T14:46:00Z">
              <w:tcPr>
                <w:tcW w:w="488" w:type="dxa"/>
                <w:tcBorders>
                  <w:top w:val="nil"/>
                  <w:left w:val="nil"/>
                  <w:bottom w:val="single" w:sz="4" w:space="0" w:color="auto"/>
                  <w:right w:val="single" w:sz="4" w:space="0" w:color="auto"/>
                </w:tcBorders>
                <w:shd w:val="clear" w:color="auto" w:fill="auto"/>
                <w:noWrap/>
                <w:vAlign w:val="bottom"/>
                <w:hideMark/>
              </w:tcPr>
            </w:tcPrChange>
          </w:tcPr>
          <w:p w14:paraId="2DB39EC2" w14:textId="77777777" w:rsidR="00C67B4D" w:rsidRPr="00C67B4D" w:rsidRDefault="00C67B4D" w:rsidP="00C67B4D">
            <w:pPr>
              <w:keepNext/>
              <w:keepLines/>
              <w:spacing w:before="200" w:line="240" w:lineRule="auto"/>
              <w:outlineLvl w:val="7"/>
              <w:rPr>
                <w:ins w:id="319" w:author="Kamy Nz" w:date="2015-05-08T14:33:00Z"/>
                <w:rFonts w:ascii="Times New Roman" w:eastAsia="Times New Roman" w:hAnsi="Times New Roman" w:cs="Times New Roman"/>
                <w:szCs w:val="22"/>
                <w:lang w:val="en-US"/>
                <w:rPrChange w:id="320" w:author="Kamy Nz" w:date="2015-05-08T14:36:00Z">
                  <w:rPr>
                    <w:ins w:id="321" w:author="Kamy Nz" w:date="2015-05-08T14:33:00Z"/>
                    <w:rFonts w:ascii="Calibri" w:eastAsia="Times New Roman" w:hAnsi="Calibri" w:cs="Times New Roman"/>
                    <w:color w:val="404040" w:themeColor="text1" w:themeTint="BF"/>
                    <w:sz w:val="24"/>
                    <w:szCs w:val="24"/>
                    <w:lang w:val="en-US"/>
                  </w:rPr>
                </w:rPrChange>
              </w:rPr>
            </w:pPr>
            <w:ins w:id="322" w:author="Kamy Nz" w:date="2015-05-08T14:33:00Z">
              <w:r w:rsidRPr="00C67B4D">
                <w:rPr>
                  <w:rFonts w:ascii="Times New Roman" w:eastAsia="Times New Roman" w:hAnsi="Times New Roman" w:cs="Times New Roman"/>
                  <w:szCs w:val="22"/>
                  <w:lang w:val="en-US"/>
                  <w:rPrChange w:id="323" w:author="Kamy Nz" w:date="2015-05-08T14:36:00Z">
                    <w:rPr>
                      <w:rFonts w:ascii="Calibri" w:eastAsia="Times New Roman" w:hAnsi="Calibri" w:cs="Times New Roman"/>
                      <w:sz w:val="24"/>
                      <w:szCs w:val="24"/>
                      <w:lang w:val="en-US"/>
                    </w:rPr>
                  </w:rPrChange>
                </w:rPr>
                <w:t> </w:t>
              </w:r>
            </w:ins>
          </w:p>
        </w:tc>
        <w:tc>
          <w:tcPr>
            <w:tcW w:w="432" w:type="dxa"/>
            <w:tcBorders>
              <w:top w:val="nil"/>
              <w:left w:val="nil"/>
              <w:bottom w:val="single" w:sz="4" w:space="0" w:color="auto"/>
              <w:right w:val="single" w:sz="4" w:space="0" w:color="auto"/>
            </w:tcBorders>
            <w:shd w:val="clear" w:color="auto" w:fill="auto"/>
            <w:noWrap/>
            <w:vAlign w:val="bottom"/>
            <w:hideMark/>
            <w:tcPrChange w:id="324" w:author="Kamy Nz" w:date="2015-05-08T14:46:00Z">
              <w:tcPr>
                <w:tcW w:w="432" w:type="dxa"/>
                <w:tcBorders>
                  <w:top w:val="nil"/>
                  <w:left w:val="nil"/>
                  <w:bottom w:val="single" w:sz="4" w:space="0" w:color="auto"/>
                  <w:right w:val="single" w:sz="4" w:space="0" w:color="auto"/>
                </w:tcBorders>
                <w:shd w:val="clear" w:color="auto" w:fill="auto"/>
                <w:noWrap/>
                <w:vAlign w:val="bottom"/>
                <w:hideMark/>
              </w:tcPr>
            </w:tcPrChange>
          </w:tcPr>
          <w:p w14:paraId="5EDE4DBE" w14:textId="77777777" w:rsidR="00C67B4D" w:rsidRPr="00C67B4D" w:rsidRDefault="00C67B4D" w:rsidP="00C67B4D">
            <w:pPr>
              <w:keepNext/>
              <w:keepLines/>
              <w:spacing w:before="200" w:line="240" w:lineRule="auto"/>
              <w:outlineLvl w:val="7"/>
              <w:rPr>
                <w:ins w:id="325" w:author="Kamy Nz" w:date="2015-05-08T14:33:00Z"/>
                <w:rFonts w:ascii="Times New Roman" w:eastAsia="Times New Roman" w:hAnsi="Times New Roman" w:cs="Times New Roman"/>
                <w:szCs w:val="22"/>
                <w:lang w:val="en-US"/>
                <w:rPrChange w:id="326" w:author="Kamy Nz" w:date="2015-05-08T14:36:00Z">
                  <w:rPr>
                    <w:ins w:id="327" w:author="Kamy Nz" w:date="2015-05-08T14:33:00Z"/>
                    <w:rFonts w:ascii="Calibri" w:eastAsia="Times New Roman" w:hAnsi="Calibri" w:cs="Times New Roman"/>
                    <w:color w:val="404040" w:themeColor="text1" w:themeTint="BF"/>
                    <w:sz w:val="24"/>
                    <w:szCs w:val="24"/>
                    <w:lang w:val="en-US"/>
                  </w:rPr>
                </w:rPrChange>
              </w:rPr>
            </w:pPr>
            <w:ins w:id="328" w:author="Kamy Nz" w:date="2015-05-08T14:33:00Z">
              <w:r w:rsidRPr="00C67B4D">
                <w:rPr>
                  <w:rFonts w:ascii="Times New Roman" w:eastAsia="Times New Roman" w:hAnsi="Times New Roman" w:cs="Times New Roman"/>
                  <w:szCs w:val="22"/>
                  <w:lang w:val="en-US"/>
                  <w:rPrChange w:id="329"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330"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115966FD" w14:textId="77777777" w:rsidR="00C67B4D" w:rsidRPr="00C67B4D" w:rsidRDefault="00C67B4D" w:rsidP="00C67B4D">
            <w:pPr>
              <w:keepNext/>
              <w:keepLines/>
              <w:spacing w:before="200" w:line="240" w:lineRule="auto"/>
              <w:outlineLvl w:val="7"/>
              <w:rPr>
                <w:ins w:id="331" w:author="Kamy Nz" w:date="2015-05-08T14:33:00Z"/>
                <w:rFonts w:ascii="Times New Roman" w:eastAsia="Times New Roman" w:hAnsi="Times New Roman" w:cs="Times New Roman"/>
                <w:szCs w:val="22"/>
                <w:lang w:val="en-US"/>
                <w:rPrChange w:id="332" w:author="Kamy Nz" w:date="2015-05-08T14:36:00Z">
                  <w:rPr>
                    <w:ins w:id="333" w:author="Kamy Nz" w:date="2015-05-08T14:33:00Z"/>
                    <w:rFonts w:ascii="Calibri" w:eastAsia="Times New Roman" w:hAnsi="Calibri" w:cs="Times New Roman"/>
                    <w:color w:val="404040" w:themeColor="text1" w:themeTint="BF"/>
                    <w:sz w:val="24"/>
                    <w:szCs w:val="24"/>
                    <w:lang w:val="en-US"/>
                  </w:rPr>
                </w:rPrChange>
              </w:rPr>
            </w:pPr>
            <w:ins w:id="334" w:author="Kamy Nz" w:date="2015-05-08T14:33:00Z">
              <w:r w:rsidRPr="00C67B4D">
                <w:rPr>
                  <w:rFonts w:ascii="Times New Roman" w:eastAsia="Times New Roman" w:hAnsi="Times New Roman" w:cs="Times New Roman"/>
                  <w:szCs w:val="22"/>
                  <w:lang w:val="en-US"/>
                  <w:rPrChange w:id="335" w:author="Kamy Nz" w:date="2015-05-08T14:36:00Z">
                    <w:rPr>
                      <w:rFonts w:ascii="Calibri" w:eastAsia="Times New Roman" w:hAnsi="Calibri" w:cs="Times New Roman"/>
                      <w:sz w:val="24"/>
                      <w:szCs w:val="24"/>
                      <w:lang w:val="en-US"/>
                    </w:rPr>
                  </w:rPrChange>
                </w:rPr>
                <w:t> </w:t>
              </w:r>
            </w:ins>
          </w:p>
        </w:tc>
        <w:tc>
          <w:tcPr>
            <w:tcW w:w="525" w:type="dxa"/>
            <w:gridSpan w:val="2"/>
            <w:tcBorders>
              <w:top w:val="nil"/>
              <w:left w:val="nil"/>
              <w:bottom w:val="single" w:sz="4" w:space="0" w:color="auto"/>
              <w:right w:val="single" w:sz="4" w:space="0" w:color="auto"/>
            </w:tcBorders>
            <w:shd w:val="clear" w:color="auto" w:fill="auto"/>
            <w:noWrap/>
            <w:vAlign w:val="bottom"/>
            <w:hideMark/>
            <w:tcPrChange w:id="336" w:author="Kamy Nz" w:date="2015-05-08T14:46:00Z">
              <w:tcPr>
                <w:tcW w:w="525" w:type="dxa"/>
                <w:gridSpan w:val="2"/>
                <w:tcBorders>
                  <w:top w:val="nil"/>
                  <w:left w:val="nil"/>
                  <w:bottom w:val="single" w:sz="4" w:space="0" w:color="auto"/>
                  <w:right w:val="single" w:sz="4" w:space="0" w:color="auto"/>
                </w:tcBorders>
                <w:shd w:val="clear" w:color="auto" w:fill="auto"/>
                <w:noWrap/>
                <w:vAlign w:val="bottom"/>
                <w:hideMark/>
              </w:tcPr>
            </w:tcPrChange>
          </w:tcPr>
          <w:p w14:paraId="2DD0C024" w14:textId="77777777" w:rsidR="00C67B4D" w:rsidRPr="00C67B4D" w:rsidRDefault="00C67B4D" w:rsidP="00C67B4D">
            <w:pPr>
              <w:keepNext/>
              <w:keepLines/>
              <w:spacing w:before="200" w:line="240" w:lineRule="auto"/>
              <w:outlineLvl w:val="7"/>
              <w:rPr>
                <w:ins w:id="337" w:author="Kamy Nz" w:date="2015-05-08T14:33:00Z"/>
                <w:rFonts w:ascii="Times New Roman" w:eastAsia="Times New Roman" w:hAnsi="Times New Roman" w:cs="Times New Roman"/>
                <w:szCs w:val="22"/>
                <w:lang w:val="en-US"/>
                <w:rPrChange w:id="338" w:author="Kamy Nz" w:date="2015-05-08T14:36:00Z">
                  <w:rPr>
                    <w:ins w:id="339" w:author="Kamy Nz" w:date="2015-05-08T14:33:00Z"/>
                    <w:rFonts w:ascii="Calibri" w:eastAsia="Times New Roman" w:hAnsi="Calibri" w:cs="Times New Roman"/>
                    <w:color w:val="404040" w:themeColor="text1" w:themeTint="BF"/>
                    <w:sz w:val="24"/>
                    <w:szCs w:val="24"/>
                    <w:lang w:val="en-US"/>
                  </w:rPr>
                </w:rPrChange>
              </w:rPr>
            </w:pPr>
            <w:ins w:id="340" w:author="Kamy Nz" w:date="2015-05-08T14:33:00Z">
              <w:r w:rsidRPr="00C67B4D">
                <w:rPr>
                  <w:rFonts w:ascii="Times New Roman" w:eastAsia="Times New Roman" w:hAnsi="Times New Roman" w:cs="Times New Roman"/>
                  <w:szCs w:val="22"/>
                  <w:lang w:val="en-US"/>
                  <w:rPrChange w:id="341" w:author="Kamy Nz" w:date="2015-05-08T14:36:00Z">
                    <w:rPr>
                      <w:rFonts w:ascii="Calibri" w:eastAsia="Times New Roman" w:hAnsi="Calibri" w:cs="Times New Roman"/>
                      <w:sz w:val="24"/>
                      <w:szCs w:val="24"/>
                      <w:lang w:val="en-US"/>
                    </w:rPr>
                  </w:rPrChange>
                </w:rPr>
                <w:t> </w:t>
              </w:r>
            </w:ins>
          </w:p>
        </w:tc>
      </w:tr>
      <w:tr w:rsidR="00C67B4D" w:rsidRPr="00C67B4D" w14:paraId="3A945C22" w14:textId="77777777" w:rsidTr="00C67B4D">
        <w:trPr>
          <w:trHeight w:val="300"/>
          <w:ins w:id="342" w:author="Kamy Nz" w:date="2015-05-08T14:33:00Z"/>
          <w:trPrChange w:id="343" w:author="Kamy Nz" w:date="2015-05-08T14:46:00Z">
            <w:trPr>
              <w:trHeight w:val="300"/>
            </w:trPr>
          </w:trPrChange>
        </w:trPr>
        <w:tc>
          <w:tcPr>
            <w:tcW w:w="3261" w:type="dxa"/>
            <w:tcBorders>
              <w:top w:val="nil"/>
              <w:left w:val="single" w:sz="4" w:space="0" w:color="auto"/>
              <w:bottom w:val="single" w:sz="4" w:space="0" w:color="auto"/>
              <w:right w:val="single" w:sz="4" w:space="0" w:color="auto"/>
            </w:tcBorders>
            <w:shd w:val="clear" w:color="auto" w:fill="auto"/>
            <w:noWrap/>
            <w:vAlign w:val="bottom"/>
            <w:hideMark/>
            <w:tcPrChange w:id="344" w:author="Kamy Nz" w:date="2015-05-08T14:46:00Z">
              <w:tcPr>
                <w:tcW w:w="3333"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951B4B3" w14:textId="77777777" w:rsidR="00C67B4D" w:rsidRPr="00C67B4D" w:rsidRDefault="00C67B4D">
            <w:pPr>
              <w:spacing w:line="240" w:lineRule="auto"/>
              <w:jc w:val="both"/>
              <w:rPr>
                <w:ins w:id="345" w:author="Kamy Nz" w:date="2015-05-08T14:33:00Z"/>
                <w:rFonts w:ascii="Times New Roman" w:eastAsia="Times New Roman" w:hAnsi="Times New Roman" w:cs="Times New Roman"/>
                <w:szCs w:val="22"/>
                <w:lang w:val="en-US"/>
                <w:rPrChange w:id="346" w:author="Kamy Nz" w:date="2015-05-08T14:36:00Z">
                  <w:rPr>
                    <w:ins w:id="347" w:author="Kamy Nz" w:date="2015-05-08T14:33:00Z"/>
                    <w:rFonts w:ascii="Calibri" w:eastAsia="Times New Roman" w:hAnsi="Calibri" w:cs="Times New Roman"/>
                    <w:sz w:val="24"/>
                    <w:szCs w:val="24"/>
                    <w:lang w:val="en-US"/>
                  </w:rPr>
                </w:rPrChange>
              </w:rPr>
              <w:pPrChange w:id="348" w:author="Kamy Nz" w:date="2015-05-08T14:46:00Z">
                <w:pPr>
                  <w:spacing w:line="240" w:lineRule="auto"/>
                </w:pPr>
              </w:pPrChange>
            </w:pPr>
            <w:ins w:id="349" w:author="Kamy Nz" w:date="2015-05-08T14:33:00Z">
              <w:r w:rsidRPr="00C67B4D">
                <w:rPr>
                  <w:rFonts w:ascii="Times New Roman" w:eastAsia="Times New Roman" w:hAnsi="Times New Roman" w:cs="Times New Roman"/>
                  <w:szCs w:val="22"/>
                  <w:lang w:val="en-US"/>
                  <w:rPrChange w:id="350" w:author="Kamy Nz" w:date="2015-05-08T14:36:00Z">
                    <w:rPr>
                      <w:rFonts w:ascii="Calibri" w:eastAsia="Times New Roman" w:hAnsi="Calibri" w:cs="Times New Roman"/>
                      <w:sz w:val="24"/>
                      <w:szCs w:val="24"/>
                      <w:lang w:val="en-US"/>
                    </w:rPr>
                  </w:rPrChange>
                </w:rPr>
                <w:t xml:space="preserve">1. </w:t>
              </w:r>
              <w:proofErr w:type="spellStart"/>
              <w:r w:rsidRPr="00C67B4D">
                <w:rPr>
                  <w:rFonts w:ascii="Times New Roman" w:eastAsia="Times New Roman" w:hAnsi="Times New Roman" w:cs="Times New Roman"/>
                  <w:szCs w:val="22"/>
                  <w:lang w:val="en-US"/>
                  <w:rPrChange w:id="351" w:author="Kamy Nz" w:date="2015-05-08T14:36:00Z">
                    <w:rPr>
                      <w:rFonts w:ascii="Calibri" w:eastAsia="Times New Roman" w:hAnsi="Calibri" w:cs="Times New Roman"/>
                      <w:sz w:val="24"/>
                      <w:szCs w:val="24"/>
                      <w:lang w:val="en-US"/>
                    </w:rPr>
                  </w:rPrChange>
                </w:rPr>
                <w:t>Determinar</w:t>
              </w:r>
              <w:proofErr w:type="spellEnd"/>
              <w:r w:rsidRPr="00C67B4D">
                <w:rPr>
                  <w:rFonts w:ascii="Times New Roman" w:eastAsia="Times New Roman" w:hAnsi="Times New Roman" w:cs="Times New Roman"/>
                  <w:szCs w:val="22"/>
                  <w:lang w:val="en-US"/>
                  <w:rPrChange w:id="352" w:author="Kamy Nz" w:date="2015-05-08T14:36:00Z">
                    <w:rPr>
                      <w:rFonts w:ascii="Calibri" w:eastAsia="Times New Roman" w:hAnsi="Calibri" w:cs="Times New Roman"/>
                      <w:sz w:val="24"/>
                      <w:szCs w:val="24"/>
                      <w:lang w:val="en-US"/>
                    </w:rPr>
                  </w:rPrChange>
                </w:rPr>
                <w:t xml:space="preserve"> la </w:t>
              </w:r>
              <w:proofErr w:type="spellStart"/>
              <w:r w:rsidRPr="00C67B4D">
                <w:rPr>
                  <w:rFonts w:ascii="Times New Roman" w:eastAsia="Times New Roman" w:hAnsi="Times New Roman" w:cs="Times New Roman"/>
                  <w:szCs w:val="22"/>
                  <w:lang w:val="en-US"/>
                  <w:rPrChange w:id="353" w:author="Kamy Nz" w:date="2015-05-08T14:36:00Z">
                    <w:rPr>
                      <w:rFonts w:ascii="Calibri" w:eastAsia="Times New Roman" w:hAnsi="Calibri" w:cs="Times New Roman"/>
                      <w:sz w:val="24"/>
                      <w:szCs w:val="24"/>
                      <w:lang w:val="en-US"/>
                    </w:rPr>
                  </w:rPrChange>
                </w:rPr>
                <w:t>arquitectura</w:t>
              </w:r>
              <w:proofErr w:type="spellEnd"/>
              <w:r w:rsidRPr="00C67B4D">
                <w:rPr>
                  <w:rFonts w:ascii="Times New Roman" w:eastAsia="Times New Roman" w:hAnsi="Times New Roman" w:cs="Times New Roman"/>
                  <w:szCs w:val="22"/>
                  <w:lang w:val="en-US"/>
                  <w:rPrChange w:id="354" w:author="Kamy Nz" w:date="2015-05-08T14:36:00Z">
                    <w:rPr>
                      <w:rFonts w:ascii="Calibri" w:eastAsia="Times New Roman" w:hAnsi="Calibri" w:cs="Times New Roman"/>
                      <w:sz w:val="24"/>
                      <w:szCs w:val="24"/>
                      <w:lang w:val="en-US"/>
                    </w:rPr>
                  </w:rPrChange>
                </w:rPr>
                <w:t xml:space="preserve"> del script en python </w:t>
              </w:r>
              <w:proofErr w:type="spellStart"/>
              <w:r w:rsidRPr="00C67B4D">
                <w:rPr>
                  <w:rFonts w:ascii="Times New Roman" w:eastAsia="Times New Roman" w:hAnsi="Times New Roman" w:cs="Times New Roman"/>
                  <w:szCs w:val="22"/>
                  <w:lang w:val="en-US"/>
                  <w:rPrChange w:id="355" w:author="Kamy Nz" w:date="2015-05-08T14:36:00Z">
                    <w:rPr>
                      <w:rFonts w:ascii="Calibri" w:eastAsia="Times New Roman" w:hAnsi="Calibri" w:cs="Times New Roman"/>
                      <w:sz w:val="24"/>
                      <w:szCs w:val="24"/>
                      <w:lang w:val="en-US"/>
                    </w:rPr>
                  </w:rPrChange>
                </w:rPr>
                <w:t>para</w:t>
              </w:r>
              <w:proofErr w:type="spellEnd"/>
              <w:r w:rsidRPr="00C67B4D">
                <w:rPr>
                  <w:rFonts w:ascii="Times New Roman" w:eastAsia="Times New Roman" w:hAnsi="Times New Roman" w:cs="Times New Roman"/>
                  <w:szCs w:val="22"/>
                  <w:lang w:val="en-US"/>
                  <w:rPrChange w:id="356"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357" w:author="Kamy Nz" w:date="2015-05-08T14:36:00Z">
                    <w:rPr>
                      <w:rFonts w:ascii="Calibri" w:eastAsia="Times New Roman" w:hAnsi="Calibri" w:cs="Times New Roman"/>
                      <w:sz w:val="24"/>
                      <w:szCs w:val="24"/>
                      <w:lang w:val="en-US"/>
                    </w:rPr>
                  </w:rPrChange>
                </w:rPr>
                <w:t>las</w:t>
              </w:r>
              <w:proofErr w:type="spellEnd"/>
              <w:r w:rsidRPr="00C67B4D">
                <w:rPr>
                  <w:rFonts w:ascii="Times New Roman" w:eastAsia="Times New Roman" w:hAnsi="Times New Roman" w:cs="Times New Roman"/>
                  <w:szCs w:val="22"/>
                  <w:lang w:val="en-US"/>
                  <w:rPrChange w:id="358"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359" w:author="Kamy Nz" w:date="2015-05-08T14:36:00Z">
                    <w:rPr>
                      <w:rFonts w:ascii="Calibri" w:eastAsia="Times New Roman" w:hAnsi="Calibri" w:cs="Times New Roman"/>
                      <w:sz w:val="24"/>
                      <w:szCs w:val="24"/>
                      <w:lang w:val="en-US"/>
                    </w:rPr>
                  </w:rPrChange>
                </w:rPr>
                <w:t>responsabilidades</w:t>
              </w:r>
              <w:proofErr w:type="spellEnd"/>
              <w:r w:rsidRPr="00C67B4D">
                <w:rPr>
                  <w:rFonts w:ascii="Times New Roman" w:eastAsia="Times New Roman" w:hAnsi="Times New Roman" w:cs="Times New Roman"/>
                  <w:szCs w:val="22"/>
                  <w:lang w:val="en-US"/>
                  <w:rPrChange w:id="360" w:author="Kamy Nz" w:date="2015-05-08T14:36:00Z">
                    <w:rPr>
                      <w:rFonts w:ascii="Calibri" w:eastAsia="Times New Roman" w:hAnsi="Calibri" w:cs="Times New Roman"/>
                      <w:sz w:val="24"/>
                      <w:szCs w:val="24"/>
                      <w:lang w:val="en-US"/>
                    </w:rPr>
                  </w:rPrChange>
                </w:rPr>
                <w:t xml:space="preserve"> de </w:t>
              </w:r>
              <w:proofErr w:type="spellStart"/>
              <w:r w:rsidRPr="00C67B4D">
                <w:rPr>
                  <w:rFonts w:ascii="Times New Roman" w:eastAsia="Times New Roman" w:hAnsi="Times New Roman" w:cs="Times New Roman"/>
                  <w:szCs w:val="22"/>
                  <w:lang w:val="en-US"/>
                  <w:rPrChange w:id="361" w:author="Kamy Nz" w:date="2015-05-08T14:36:00Z">
                    <w:rPr>
                      <w:rFonts w:ascii="Calibri" w:eastAsia="Times New Roman" w:hAnsi="Calibri" w:cs="Times New Roman"/>
                      <w:sz w:val="24"/>
                      <w:szCs w:val="24"/>
                      <w:lang w:val="en-US"/>
                    </w:rPr>
                  </w:rPrChange>
                </w:rPr>
                <w:t>cada</w:t>
              </w:r>
              <w:proofErr w:type="spellEnd"/>
              <w:r w:rsidRPr="00C67B4D">
                <w:rPr>
                  <w:rFonts w:ascii="Times New Roman" w:eastAsia="Times New Roman" w:hAnsi="Times New Roman" w:cs="Times New Roman"/>
                  <w:szCs w:val="22"/>
                  <w:lang w:val="en-US"/>
                  <w:rPrChange w:id="362"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363" w:author="Kamy Nz" w:date="2015-05-08T14:36:00Z">
                    <w:rPr>
                      <w:rFonts w:ascii="Calibri" w:eastAsia="Times New Roman" w:hAnsi="Calibri" w:cs="Times New Roman"/>
                      <w:sz w:val="24"/>
                      <w:szCs w:val="24"/>
                      <w:lang w:val="en-US"/>
                    </w:rPr>
                  </w:rPrChange>
                </w:rPr>
                <w:t>función</w:t>
              </w:r>
              <w:proofErr w:type="spellEnd"/>
              <w:r w:rsidRPr="00C67B4D">
                <w:rPr>
                  <w:rFonts w:ascii="Times New Roman" w:eastAsia="Times New Roman" w:hAnsi="Times New Roman" w:cs="Times New Roman"/>
                  <w:szCs w:val="22"/>
                  <w:lang w:val="en-US"/>
                  <w:rPrChange w:id="364"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365" w:author="Kamy Nz" w:date="2015-05-08T14:36:00Z">
                    <w:rPr>
                      <w:rFonts w:ascii="Calibri" w:eastAsia="Times New Roman" w:hAnsi="Calibri" w:cs="Times New Roman"/>
                      <w:sz w:val="24"/>
                      <w:szCs w:val="24"/>
                      <w:lang w:val="en-US"/>
                    </w:rPr>
                  </w:rPrChange>
                </w:rPr>
                <w:t>dentro</w:t>
              </w:r>
              <w:proofErr w:type="spellEnd"/>
              <w:r w:rsidRPr="00C67B4D">
                <w:rPr>
                  <w:rFonts w:ascii="Times New Roman" w:eastAsia="Times New Roman" w:hAnsi="Times New Roman" w:cs="Times New Roman"/>
                  <w:szCs w:val="22"/>
                  <w:lang w:val="en-US"/>
                  <w:rPrChange w:id="366" w:author="Kamy Nz" w:date="2015-05-08T14:36:00Z">
                    <w:rPr>
                      <w:rFonts w:ascii="Calibri" w:eastAsia="Times New Roman" w:hAnsi="Calibri" w:cs="Times New Roman"/>
                      <w:sz w:val="24"/>
                      <w:szCs w:val="24"/>
                      <w:lang w:val="en-US"/>
                    </w:rPr>
                  </w:rPrChange>
                </w:rPr>
                <w:t xml:space="preserve"> de la </w:t>
              </w:r>
              <w:proofErr w:type="spellStart"/>
              <w:r w:rsidRPr="00C67B4D">
                <w:rPr>
                  <w:rFonts w:ascii="Times New Roman" w:eastAsia="Times New Roman" w:hAnsi="Times New Roman" w:cs="Times New Roman"/>
                  <w:szCs w:val="22"/>
                  <w:lang w:val="en-US"/>
                  <w:rPrChange w:id="367" w:author="Kamy Nz" w:date="2015-05-08T14:36:00Z">
                    <w:rPr>
                      <w:rFonts w:ascii="Calibri" w:eastAsia="Times New Roman" w:hAnsi="Calibri" w:cs="Times New Roman"/>
                      <w:sz w:val="24"/>
                      <w:szCs w:val="24"/>
                      <w:lang w:val="en-US"/>
                    </w:rPr>
                  </w:rPrChange>
                </w:rPr>
                <w:t>función</w:t>
              </w:r>
              <w:proofErr w:type="spellEnd"/>
              <w:r w:rsidRPr="00C67B4D">
                <w:rPr>
                  <w:rFonts w:ascii="Times New Roman" w:eastAsia="Times New Roman" w:hAnsi="Times New Roman" w:cs="Times New Roman"/>
                  <w:szCs w:val="22"/>
                  <w:lang w:val="en-US"/>
                  <w:rPrChange w:id="368" w:author="Kamy Nz" w:date="2015-05-08T14:36:00Z">
                    <w:rPr>
                      <w:rFonts w:ascii="Calibri" w:eastAsia="Times New Roman" w:hAnsi="Calibri" w:cs="Times New Roman"/>
                      <w:sz w:val="24"/>
                      <w:szCs w:val="24"/>
                      <w:lang w:val="en-US"/>
                    </w:rPr>
                  </w:rPrChange>
                </w:rPr>
                <w:t xml:space="preserve"> general</w:t>
              </w:r>
            </w:ins>
          </w:p>
        </w:tc>
        <w:tc>
          <w:tcPr>
            <w:tcW w:w="567" w:type="dxa"/>
            <w:tcBorders>
              <w:top w:val="nil"/>
              <w:left w:val="nil"/>
              <w:bottom w:val="single" w:sz="4" w:space="0" w:color="auto"/>
              <w:right w:val="single" w:sz="4" w:space="0" w:color="auto"/>
            </w:tcBorders>
            <w:shd w:val="clear" w:color="000000" w:fill="3366FF"/>
            <w:noWrap/>
            <w:vAlign w:val="bottom"/>
            <w:hideMark/>
            <w:tcPrChange w:id="369" w:author="Kamy Nz" w:date="2015-05-08T14:46:00Z">
              <w:tcPr>
                <w:tcW w:w="495" w:type="dxa"/>
                <w:gridSpan w:val="2"/>
                <w:tcBorders>
                  <w:top w:val="nil"/>
                  <w:left w:val="nil"/>
                  <w:bottom w:val="single" w:sz="4" w:space="0" w:color="auto"/>
                  <w:right w:val="single" w:sz="4" w:space="0" w:color="auto"/>
                </w:tcBorders>
                <w:shd w:val="clear" w:color="000000" w:fill="3366FF"/>
                <w:noWrap/>
                <w:vAlign w:val="bottom"/>
                <w:hideMark/>
              </w:tcPr>
            </w:tcPrChange>
          </w:tcPr>
          <w:p w14:paraId="0E8E18D0" w14:textId="77777777" w:rsidR="00C67B4D" w:rsidRPr="00C67B4D" w:rsidRDefault="00C67B4D" w:rsidP="00C67B4D">
            <w:pPr>
              <w:keepNext/>
              <w:keepLines/>
              <w:spacing w:before="200" w:line="240" w:lineRule="auto"/>
              <w:outlineLvl w:val="7"/>
              <w:rPr>
                <w:ins w:id="370" w:author="Kamy Nz" w:date="2015-05-08T14:33:00Z"/>
                <w:rFonts w:ascii="Times New Roman" w:eastAsia="Times New Roman" w:hAnsi="Times New Roman" w:cs="Times New Roman"/>
                <w:szCs w:val="22"/>
                <w:lang w:val="en-US"/>
                <w:rPrChange w:id="371" w:author="Kamy Nz" w:date="2015-05-08T14:36:00Z">
                  <w:rPr>
                    <w:ins w:id="372" w:author="Kamy Nz" w:date="2015-05-08T14:33:00Z"/>
                    <w:rFonts w:ascii="Calibri" w:eastAsia="Times New Roman" w:hAnsi="Calibri" w:cs="Times New Roman"/>
                    <w:color w:val="404040" w:themeColor="text1" w:themeTint="BF"/>
                    <w:sz w:val="24"/>
                    <w:szCs w:val="24"/>
                    <w:lang w:val="en-US"/>
                  </w:rPr>
                </w:rPrChange>
              </w:rPr>
            </w:pPr>
            <w:ins w:id="373" w:author="Kamy Nz" w:date="2015-05-08T14:33:00Z">
              <w:r w:rsidRPr="00C67B4D">
                <w:rPr>
                  <w:rFonts w:ascii="Times New Roman" w:eastAsia="Times New Roman" w:hAnsi="Times New Roman" w:cs="Times New Roman"/>
                  <w:szCs w:val="22"/>
                  <w:lang w:val="en-US"/>
                  <w:rPrChange w:id="374" w:author="Kamy Nz" w:date="2015-05-08T14:36:00Z">
                    <w:rPr>
                      <w:rFonts w:ascii="Calibri" w:eastAsia="Times New Roman" w:hAnsi="Calibri" w:cs="Times New Roman"/>
                      <w:sz w:val="24"/>
                      <w:szCs w:val="24"/>
                      <w:lang w:val="en-US"/>
                    </w:rPr>
                  </w:rPrChange>
                </w:rPr>
                <w:t> </w:t>
              </w:r>
            </w:ins>
          </w:p>
        </w:tc>
        <w:tc>
          <w:tcPr>
            <w:tcW w:w="425" w:type="dxa"/>
            <w:tcBorders>
              <w:top w:val="nil"/>
              <w:left w:val="nil"/>
              <w:bottom w:val="single" w:sz="4" w:space="0" w:color="auto"/>
              <w:right w:val="single" w:sz="4" w:space="0" w:color="auto"/>
            </w:tcBorders>
            <w:shd w:val="clear" w:color="000000" w:fill="3366FF"/>
            <w:noWrap/>
            <w:vAlign w:val="bottom"/>
            <w:hideMark/>
            <w:tcPrChange w:id="375" w:author="Kamy Nz" w:date="2015-05-08T14:46:00Z">
              <w:tcPr>
                <w:tcW w:w="236" w:type="dxa"/>
                <w:tcBorders>
                  <w:top w:val="nil"/>
                  <w:left w:val="nil"/>
                  <w:bottom w:val="single" w:sz="4" w:space="0" w:color="auto"/>
                  <w:right w:val="single" w:sz="4" w:space="0" w:color="auto"/>
                </w:tcBorders>
                <w:shd w:val="clear" w:color="000000" w:fill="3366FF"/>
                <w:noWrap/>
                <w:vAlign w:val="bottom"/>
                <w:hideMark/>
              </w:tcPr>
            </w:tcPrChange>
          </w:tcPr>
          <w:p w14:paraId="7C5A989C" w14:textId="77777777" w:rsidR="00C67B4D" w:rsidRPr="00C67B4D" w:rsidRDefault="00C67B4D" w:rsidP="00C67B4D">
            <w:pPr>
              <w:keepNext/>
              <w:keepLines/>
              <w:spacing w:before="200" w:line="240" w:lineRule="auto"/>
              <w:outlineLvl w:val="7"/>
              <w:rPr>
                <w:ins w:id="376" w:author="Kamy Nz" w:date="2015-05-08T14:33:00Z"/>
                <w:rFonts w:ascii="Times New Roman" w:eastAsia="Times New Roman" w:hAnsi="Times New Roman" w:cs="Times New Roman"/>
                <w:szCs w:val="22"/>
                <w:lang w:val="en-US"/>
                <w:rPrChange w:id="377" w:author="Kamy Nz" w:date="2015-05-08T14:36:00Z">
                  <w:rPr>
                    <w:ins w:id="378" w:author="Kamy Nz" w:date="2015-05-08T14:33:00Z"/>
                    <w:rFonts w:ascii="Calibri" w:eastAsia="Times New Roman" w:hAnsi="Calibri" w:cs="Times New Roman"/>
                    <w:color w:val="404040" w:themeColor="text1" w:themeTint="BF"/>
                    <w:sz w:val="24"/>
                    <w:szCs w:val="24"/>
                    <w:lang w:val="en-US"/>
                  </w:rPr>
                </w:rPrChange>
              </w:rPr>
            </w:pPr>
            <w:ins w:id="379" w:author="Kamy Nz" w:date="2015-05-08T14:33:00Z">
              <w:r w:rsidRPr="00C67B4D">
                <w:rPr>
                  <w:rFonts w:ascii="Times New Roman" w:eastAsia="Times New Roman" w:hAnsi="Times New Roman" w:cs="Times New Roman"/>
                  <w:szCs w:val="22"/>
                  <w:lang w:val="en-US"/>
                  <w:rPrChange w:id="380" w:author="Kamy Nz" w:date="2015-05-08T14:36:00Z">
                    <w:rPr>
                      <w:rFonts w:ascii="Calibri" w:eastAsia="Times New Roman" w:hAnsi="Calibri" w:cs="Times New Roman"/>
                      <w:sz w:val="24"/>
                      <w:szCs w:val="24"/>
                      <w:lang w:val="en-US"/>
                    </w:rPr>
                  </w:rPrChange>
                </w:rPr>
                <w:t> </w:t>
              </w:r>
            </w:ins>
          </w:p>
        </w:tc>
        <w:tc>
          <w:tcPr>
            <w:tcW w:w="337" w:type="dxa"/>
            <w:tcBorders>
              <w:top w:val="nil"/>
              <w:left w:val="nil"/>
              <w:bottom w:val="single" w:sz="4" w:space="0" w:color="auto"/>
              <w:right w:val="single" w:sz="4" w:space="0" w:color="auto"/>
            </w:tcBorders>
            <w:shd w:val="clear" w:color="auto" w:fill="auto"/>
            <w:noWrap/>
            <w:vAlign w:val="bottom"/>
            <w:hideMark/>
            <w:tcPrChange w:id="381" w:author="Kamy Nz" w:date="2015-05-08T14:46:00Z">
              <w:tcPr>
                <w:tcW w:w="526" w:type="dxa"/>
                <w:gridSpan w:val="2"/>
                <w:tcBorders>
                  <w:top w:val="nil"/>
                  <w:left w:val="nil"/>
                  <w:bottom w:val="single" w:sz="4" w:space="0" w:color="auto"/>
                  <w:right w:val="single" w:sz="4" w:space="0" w:color="auto"/>
                </w:tcBorders>
                <w:shd w:val="clear" w:color="auto" w:fill="auto"/>
                <w:noWrap/>
                <w:vAlign w:val="bottom"/>
                <w:hideMark/>
              </w:tcPr>
            </w:tcPrChange>
          </w:tcPr>
          <w:p w14:paraId="3A9D8997" w14:textId="77777777" w:rsidR="00C67B4D" w:rsidRPr="00C67B4D" w:rsidRDefault="00C67B4D" w:rsidP="00C67B4D">
            <w:pPr>
              <w:keepNext/>
              <w:keepLines/>
              <w:spacing w:before="200" w:line="240" w:lineRule="auto"/>
              <w:outlineLvl w:val="7"/>
              <w:rPr>
                <w:ins w:id="382" w:author="Kamy Nz" w:date="2015-05-08T14:33:00Z"/>
                <w:rFonts w:ascii="Times New Roman" w:eastAsia="Times New Roman" w:hAnsi="Times New Roman" w:cs="Times New Roman"/>
                <w:szCs w:val="22"/>
                <w:lang w:val="en-US"/>
                <w:rPrChange w:id="383" w:author="Kamy Nz" w:date="2015-05-08T14:36:00Z">
                  <w:rPr>
                    <w:ins w:id="384" w:author="Kamy Nz" w:date="2015-05-08T14:33:00Z"/>
                    <w:rFonts w:ascii="Calibri" w:eastAsia="Times New Roman" w:hAnsi="Calibri" w:cs="Times New Roman"/>
                    <w:color w:val="404040" w:themeColor="text1" w:themeTint="BF"/>
                    <w:sz w:val="24"/>
                    <w:szCs w:val="24"/>
                    <w:lang w:val="en-US"/>
                  </w:rPr>
                </w:rPrChange>
              </w:rPr>
            </w:pPr>
            <w:ins w:id="385" w:author="Kamy Nz" w:date="2015-05-08T14:33:00Z">
              <w:r w:rsidRPr="00C67B4D">
                <w:rPr>
                  <w:rFonts w:ascii="Times New Roman" w:eastAsia="Times New Roman" w:hAnsi="Times New Roman" w:cs="Times New Roman"/>
                  <w:szCs w:val="22"/>
                  <w:lang w:val="en-US"/>
                  <w:rPrChange w:id="386" w:author="Kamy Nz" w:date="2015-05-08T14:36:00Z">
                    <w:rPr>
                      <w:rFonts w:ascii="Calibri" w:eastAsia="Times New Roman" w:hAnsi="Calibri" w:cs="Times New Roman"/>
                      <w:sz w:val="24"/>
                      <w:szCs w:val="24"/>
                      <w:lang w:val="en-US"/>
                    </w:rPr>
                  </w:rPrChange>
                </w:rPr>
                <w:t> </w:t>
              </w:r>
            </w:ins>
          </w:p>
        </w:tc>
        <w:tc>
          <w:tcPr>
            <w:tcW w:w="419" w:type="dxa"/>
            <w:tcBorders>
              <w:top w:val="nil"/>
              <w:left w:val="nil"/>
              <w:bottom w:val="single" w:sz="4" w:space="0" w:color="auto"/>
              <w:right w:val="single" w:sz="4" w:space="0" w:color="auto"/>
            </w:tcBorders>
            <w:shd w:val="clear" w:color="auto" w:fill="auto"/>
            <w:noWrap/>
            <w:vAlign w:val="bottom"/>
            <w:hideMark/>
            <w:tcPrChange w:id="387" w:author="Kamy Nz" w:date="2015-05-08T14:46:00Z">
              <w:tcPr>
                <w:tcW w:w="419" w:type="dxa"/>
                <w:tcBorders>
                  <w:top w:val="nil"/>
                  <w:left w:val="nil"/>
                  <w:bottom w:val="single" w:sz="4" w:space="0" w:color="auto"/>
                  <w:right w:val="single" w:sz="4" w:space="0" w:color="auto"/>
                </w:tcBorders>
                <w:shd w:val="clear" w:color="auto" w:fill="auto"/>
                <w:noWrap/>
                <w:vAlign w:val="bottom"/>
                <w:hideMark/>
              </w:tcPr>
            </w:tcPrChange>
          </w:tcPr>
          <w:p w14:paraId="48B43581" w14:textId="77777777" w:rsidR="00C67B4D" w:rsidRPr="00C67B4D" w:rsidRDefault="00C67B4D" w:rsidP="00C67B4D">
            <w:pPr>
              <w:keepNext/>
              <w:keepLines/>
              <w:spacing w:before="200" w:line="240" w:lineRule="auto"/>
              <w:outlineLvl w:val="7"/>
              <w:rPr>
                <w:ins w:id="388" w:author="Kamy Nz" w:date="2015-05-08T14:33:00Z"/>
                <w:rFonts w:ascii="Times New Roman" w:eastAsia="Times New Roman" w:hAnsi="Times New Roman" w:cs="Times New Roman"/>
                <w:szCs w:val="22"/>
                <w:lang w:val="en-US"/>
                <w:rPrChange w:id="389" w:author="Kamy Nz" w:date="2015-05-08T14:36:00Z">
                  <w:rPr>
                    <w:ins w:id="390" w:author="Kamy Nz" w:date="2015-05-08T14:33:00Z"/>
                    <w:rFonts w:ascii="Calibri" w:eastAsia="Times New Roman" w:hAnsi="Calibri" w:cs="Times New Roman"/>
                    <w:color w:val="404040" w:themeColor="text1" w:themeTint="BF"/>
                    <w:sz w:val="24"/>
                    <w:szCs w:val="24"/>
                    <w:lang w:val="en-US"/>
                  </w:rPr>
                </w:rPrChange>
              </w:rPr>
            </w:pPr>
            <w:ins w:id="391" w:author="Kamy Nz" w:date="2015-05-08T14:33:00Z">
              <w:r w:rsidRPr="00C67B4D">
                <w:rPr>
                  <w:rFonts w:ascii="Times New Roman" w:eastAsia="Times New Roman" w:hAnsi="Times New Roman" w:cs="Times New Roman"/>
                  <w:szCs w:val="22"/>
                  <w:lang w:val="en-US"/>
                  <w:rPrChange w:id="392" w:author="Kamy Nz" w:date="2015-05-08T14:36:00Z">
                    <w:rPr>
                      <w:rFonts w:ascii="Calibri" w:eastAsia="Times New Roman" w:hAnsi="Calibri" w:cs="Times New Roman"/>
                      <w:sz w:val="24"/>
                      <w:szCs w:val="24"/>
                      <w:lang w:val="en-US"/>
                    </w:rPr>
                  </w:rPrChange>
                </w:rPr>
                <w:t> </w:t>
              </w:r>
            </w:ins>
          </w:p>
        </w:tc>
        <w:tc>
          <w:tcPr>
            <w:tcW w:w="378" w:type="dxa"/>
            <w:tcBorders>
              <w:top w:val="nil"/>
              <w:left w:val="nil"/>
              <w:bottom w:val="single" w:sz="4" w:space="0" w:color="auto"/>
              <w:right w:val="single" w:sz="4" w:space="0" w:color="auto"/>
            </w:tcBorders>
            <w:shd w:val="clear" w:color="auto" w:fill="auto"/>
            <w:noWrap/>
            <w:vAlign w:val="bottom"/>
            <w:hideMark/>
            <w:tcPrChange w:id="393" w:author="Kamy Nz" w:date="2015-05-08T14:46:00Z">
              <w:tcPr>
                <w:tcW w:w="419" w:type="dxa"/>
                <w:gridSpan w:val="2"/>
                <w:tcBorders>
                  <w:top w:val="nil"/>
                  <w:left w:val="nil"/>
                  <w:bottom w:val="single" w:sz="4" w:space="0" w:color="auto"/>
                  <w:right w:val="single" w:sz="4" w:space="0" w:color="auto"/>
                </w:tcBorders>
                <w:shd w:val="clear" w:color="auto" w:fill="auto"/>
                <w:noWrap/>
                <w:vAlign w:val="bottom"/>
                <w:hideMark/>
              </w:tcPr>
            </w:tcPrChange>
          </w:tcPr>
          <w:p w14:paraId="447572ED" w14:textId="77777777" w:rsidR="00C67B4D" w:rsidRPr="00C67B4D" w:rsidRDefault="00C67B4D" w:rsidP="00C67B4D">
            <w:pPr>
              <w:keepNext/>
              <w:keepLines/>
              <w:spacing w:before="200" w:line="240" w:lineRule="auto"/>
              <w:outlineLvl w:val="7"/>
              <w:rPr>
                <w:ins w:id="394" w:author="Kamy Nz" w:date="2015-05-08T14:33:00Z"/>
                <w:rFonts w:ascii="Times New Roman" w:eastAsia="Times New Roman" w:hAnsi="Times New Roman" w:cs="Times New Roman"/>
                <w:szCs w:val="22"/>
                <w:lang w:val="en-US"/>
                <w:rPrChange w:id="395" w:author="Kamy Nz" w:date="2015-05-08T14:36:00Z">
                  <w:rPr>
                    <w:ins w:id="396" w:author="Kamy Nz" w:date="2015-05-08T14:33:00Z"/>
                    <w:rFonts w:ascii="Calibri" w:eastAsia="Times New Roman" w:hAnsi="Calibri" w:cs="Times New Roman"/>
                    <w:color w:val="404040" w:themeColor="text1" w:themeTint="BF"/>
                    <w:sz w:val="24"/>
                    <w:szCs w:val="24"/>
                    <w:lang w:val="en-US"/>
                  </w:rPr>
                </w:rPrChange>
              </w:rPr>
            </w:pPr>
            <w:ins w:id="397" w:author="Kamy Nz" w:date="2015-05-08T14:33:00Z">
              <w:r w:rsidRPr="00C67B4D">
                <w:rPr>
                  <w:rFonts w:ascii="Times New Roman" w:eastAsia="Times New Roman" w:hAnsi="Times New Roman" w:cs="Times New Roman"/>
                  <w:szCs w:val="22"/>
                  <w:lang w:val="en-US"/>
                  <w:rPrChange w:id="398" w:author="Kamy Nz" w:date="2015-05-08T14:36:00Z">
                    <w:rPr>
                      <w:rFonts w:ascii="Calibri" w:eastAsia="Times New Roman" w:hAnsi="Calibri" w:cs="Times New Roman"/>
                      <w:sz w:val="24"/>
                      <w:szCs w:val="24"/>
                      <w:lang w:val="en-US"/>
                    </w:rPr>
                  </w:rPrChange>
                </w:rPr>
                <w:t> </w:t>
              </w:r>
            </w:ins>
          </w:p>
        </w:tc>
        <w:tc>
          <w:tcPr>
            <w:tcW w:w="379" w:type="dxa"/>
            <w:tcBorders>
              <w:top w:val="nil"/>
              <w:left w:val="nil"/>
              <w:bottom w:val="single" w:sz="4" w:space="0" w:color="auto"/>
              <w:right w:val="single" w:sz="4" w:space="0" w:color="auto"/>
            </w:tcBorders>
            <w:shd w:val="clear" w:color="auto" w:fill="auto"/>
            <w:noWrap/>
            <w:vAlign w:val="bottom"/>
            <w:hideMark/>
            <w:tcPrChange w:id="399"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68C6B880" w14:textId="77777777" w:rsidR="00C67B4D" w:rsidRPr="00C67B4D" w:rsidRDefault="00C67B4D" w:rsidP="00C67B4D">
            <w:pPr>
              <w:keepNext/>
              <w:keepLines/>
              <w:spacing w:before="200" w:line="240" w:lineRule="auto"/>
              <w:outlineLvl w:val="7"/>
              <w:rPr>
                <w:ins w:id="400" w:author="Kamy Nz" w:date="2015-05-08T14:33:00Z"/>
                <w:rFonts w:ascii="Times New Roman" w:eastAsia="Times New Roman" w:hAnsi="Times New Roman" w:cs="Times New Roman"/>
                <w:szCs w:val="22"/>
                <w:lang w:val="en-US"/>
                <w:rPrChange w:id="401" w:author="Kamy Nz" w:date="2015-05-08T14:36:00Z">
                  <w:rPr>
                    <w:ins w:id="402" w:author="Kamy Nz" w:date="2015-05-08T14:33:00Z"/>
                    <w:rFonts w:ascii="Calibri" w:eastAsia="Times New Roman" w:hAnsi="Calibri" w:cs="Times New Roman"/>
                    <w:color w:val="404040" w:themeColor="text1" w:themeTint="BF"/>
                    <w:sz w:val="24"/>
                    <w:szCs w:val="24"/>
                    <w:lang w:val="en-US"/>
                  </w:rPr>
                </w:rPrChange>
              </w:rPr>
            </w:pPr>
            <w:ins w:id="403" w:author="Kamy Nz" w:date="2015-05-08T14:33:00Z">
              <w:r w:rsidRPr="00C67B4D">
                <w:rPr>
                  <w:rFonts w:ascii="Times New Roman" w:eastAsia="Times New Roman" w:hAnsi="Times New Roman" w:cs="Times New Roman"/>
                  <w:szCs w:val="22"/>
                  <w:lang w:val="en-US"/>
                  <w:rPrChange w:id="404"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405"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2AA0EE81" w14:textId="77777777" w:rsidR="00C67B4D" w:rsidRPr="00C67B4D" w:rsidRDefault="00C67B4D" w:rsidP="00C67B4D">
            <w:pPr>
              <w:spacing w:line="240" w:lineRule="auto"/>
              <w:rPr>
                <w:ins w:id="406" w:author="Kamy Nz" w:date="2015-05-08T14:33:00Z"/>
                <w:rFonts w:ascii="Times New Roman" w:eastAsia="Times New Roman" w:hAnsi="Times New Roman" w:cs="Times New Roman"/>
                <w:szCs w:val="22"/>
                <w:lang w:val="en-US"/>
                <w:rPrChange w:id="407" w:author="Kamy Nz" w:date="2015-05-08T14:36:00Z">
                  <w:rPr>
                    <w:ins w:id="408" w:author="Kamy Nz" w:date="2015-05-08T14:33:00Z"/>
                    <w:rFonts w:ascii="Calibri" w:eastAsia="Times New Roman" w:hAnsi="Calibri" w:cs="Times New Roman"/>
                    <w:sz w:val="24"/>
                    <w:szCs w:val="24"/>
                    <w:lang w:val="en-US"/>
                  </w:rPr>
                </w:rPrChange>
              </w:rPr>
            </w:pPr>
            <w:ins w:id="409" w:author="Kamy Nz" w:date="2015-05-08T14:33:00Z">
              <w:r w:rsidRPr="00C67B4D">
                <w:rPr>
                  <w:rFonts w:ascii="Times New Roman" w:eastAsia="Times New Roman" w:hAnsi="Times New Roman" w:cs="Times New Roman"/>
                  <w:szCs w:val="22"/>
                  <w:lang w:val="en-US"/>
                  <w:rPrChange w:id="410"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411"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7AEA82D5" w14:textId="77777777" w:rsidR="00C67B4D" w:rsidRPr="00C67B4D" w:rsidRDefault="00C67B4D" w:rsidP="00C67B4D">
            <w:pPr>
              <w:spacing w:line="240" w:lineRule="auto"/>
              <w:rPr>
                <w:ins w:id="412" w:author="Kamy Nz" w:date="2015-05-08T14:33:00Z"/>
                <w:rFonts w:ascii="Times New Roman" w:eastAsia="Times New Roman" w:hAnsi="Times New Roman" w:cs="Times New Roman"/>
                <w:szCs w:val="22"/>
                <w:lang w:val="en-US"/>
                <w:rPrChange w:id="413" w:author="Kamy Nz" w:date="2015-05-08T14:36:00Z">
                  <w:rPr>
                    <w:ins w:id="414" w:author="Kamy Nz" w:date="2015-05-08T14:33:00Z"/>
                    <w:rFonts w:ascii="Calibri" w:eastAsia="Times New Roman" w:hAnsi="Calibri" w:cs="Times New Roman"/>
                    <w:sz w:val="24"/>
                    <w:szCs w:val="24"/>
                    <w:lang w:val="en-US"/>
                  </w:rPr>
                </w:rPrChange>
              </w:rPr>
            </w:pPr>
            <w:ins w:id="415" w:author="Kamy Nz" w:date="2015-05-08T14:33:00Z">
              <w:r w:rsidRPr="00C67B4D">
                <w:rPr>
                  <w:rFonts w:ascii="Times New Roman" w:eastAsia="Times New Roman" w:hAnsi="Times New Roman" w:cs="Times New Roman"/>
                  <w:szCs w:val="22"/>
                  <w:lang w:val="en-US"/>
                  <w:rPrChange w:id="416" w:author="Kamy Nz" w:date="2015-05-08T14:36:00Z">
                    <w:rPr>
                      <w:rFonts w:ascii="Calibri" w:eastAsia="Times New Roman" w:hAnsi="Calibri" w:cs="Times New Roman"/>
                      <w:sz w:val="24"/>
                      <w:szCs w:val="24"/>
                      <w:lang w:val="en-US"/>
                    </w:rPr>
                  </w:rPrChange>
                </w:rPr>
                <w:t> </w:t>
              </w:r>
            </w:ins>
          </w:p>
        </w:tc>
        <w:tc>
          <w:tcPr>
            <w:tcW w:w="363" w:type="dxa"/>
            <w:tcBorders>
              <w:top w:val="nil"/>
              <w:left w:val="nil"/>
              <w:bottom w:val="single" w:sz="4" w:space="0" w:color="auto"/>
              <w:right w:val="single" w:sz="4" w:space="0" w:color="auto"/>
            </w:tcBorders>
            <w:shd w:val="clear" w:color="auto" w:fill="auto"/>
            <w:noWrap/>
            <w:vAlign w:val="bottom"/>
            <w:hideMark/>
            <w:tcPrChange w:id="417" w:author="Kamy Nz" w:date="2015-05-08T14:46:00Z">
              <w:tcPr>
                <w:tcW w:w="363" w:type="dxa"/>
                <w:tcBorders>
                  <w:top w:val="nil"/>
                  <w:left w:val="nil"/>
                  <w:bottom w:val="single" w:sz="4" w:space="0" w:color="auto"/>
                  <w:right w:val="single" w:sz="4" w:space="0" w:color="auto"/>
                </w:tcBorders>
                <w:shd w:val="clear" w:color="auto" w:fill="auto"/>
                <w:noWrap/>
                <w:vAlign w:val="bottom"/>
                <w:hideMark/>
              </w:tcPr>
            </w:tcPrChange>
          </w:tcPr>
          <w:p w14:paraId="11AA1985" w14:textId="77777777" w:rsidR="00C67B4D" w:rsidRPr="00C67B4D" w:rsidRDefault="00C67B4D" w:rsidP="00C67B4D">
            <w:pPr>
              <w:keepNext/>
              <w:keepLines/>
              <w:spacing w:before="200" w:line="240" w:lineRule="auto"/>
              <w:outlineLvl w:val="7"/>
              <w:rPr>
                <w:ins w:id="418" w:author="Kamy Nz" w:date="2015-05-08T14:33:00Z"/>
                <w:rFonts w:ascii="Times New Roman" w:eastAsia="Times New Roman" w:hAnsi="Times New Roman" w:cs="Times New Roman"/>
                <w:szCs w:val="22"/>
                <w:lang w:val="en-US"/>
                <w:rPrChange w:id="419" w:author="Kamy Nz" w:date="2015-05-08T14:36:00Z">
                  <w:rPr>
                    <w:ins w:id="420" w:author="Kamy Nz" w:date="2015-05-08T14:33:00Z"/>
                    <w:rFonts w:ascii="Calibri" w:eastAsia="Times New Roman" w:hAnsi="Calibri" w:cs="Times New Roman"/>
                    <w:color w:val="404040" w:themeColor="text1" w:themeTint="BF"/>
                    <w:sz w:val="24"/>
                    <w:szCs w:val="24"/>
                    <w:lang w:val="en-US"/>
                  </w:rPr>
                </w:rPrChange>
              </w:rPr>
            </w:pPr>
            <w:ins w:id="421" w:author="Kamy Nz" w:date="2015-05-08T14:33:00Z">
              <w:r w:rsidRPr="00C67B4D">
                <w:rPr>
                  <w:rFonts w:ascii="Times New Roman" w:eastAsia="Times New Roman" w:hAnsi="Times New Roman" w:cs="Times New Roman"/>
                  <w:szCs w:val="22"/>
                  <w:lang w:val="en-US"/>
                  <w:rPrChange w:id="422" w:author="Kamy Nz" w:date="2015-05-08T14:36:00Z">
                    <w:rPr>
                      <w:rFonts w:ascii="Calibri" w:eastAsia="Times New Roman" w:hAnsi="Calibri" w:cs="Times New Roman"/>
                      <w:sz w:val="24"/>
                      <w:szCs w:val="24"/>
                      <w:lang w:val="en-US"/>
                    </w:rPr>
                  </w:rPrChange>
                </w:rPr>
                <w:t> </w:t>
              </w:r>
            </w:ins>
          </w:p>
        </w:tc>
        <w:tc>
          <w:tcPr>
            <w:tcW w:w="435" w:type="dxa"/>
            <w:tcBorders>
              <w:top w:val="nil"/>
              <w:left w:val="nil"/>
              <w:bottom w:val="single" w:sz="4" w:space="0" w:color="auto"/>
              <w:right w:val="single" w:sz="4" w:space="0" w:color="auto"/>
            </w:tcBorders>
            <w:shd w:val="clear" w:color="auto" w:fill="auto"/>
            <w:noWrap/>
            <w:vAlign w:val="bottom"/>
            <w:hideMark/>
            <w:tcPrChange w:id="423" w:author="Kamy Nz" w:date="2015-05-08T14:46:00Z">
              <w:tcPr>
                <w:tcW w:w="435" w:type="dxa"/>
                <w:tcBorders>
                  <w:top w:val="nil"/>
                  <w:left w:val="nil"/>
                  <w:bottom w:val="single" w:sz="4" w:space="0" w:color="auto"/>
                  <w:right w:val="single" w:sz="4" w:space="0" w:color="auto"/>
                </w:tcBorders>
                <w:shd w:val="clear" w:color="auto" w:fill="auto"/>
                <w:noWrap/>
                <w:vAlign w:val="bottom"/>
                <w:hideMark/>
              </w:tcPr>
            </w:tcPrChange>
          </w:tcPr>
          <w:p w14:paraId="45A1CBC6" w14:textId="77777777" w:rsidR="00C67B4D" w:rsidRPr="00C67B4D" w:rsidRDefault="00C67B4D" w:rsidP="00C67B4D">
            <w:pPr>
              <w:keepNext/>
              <w:keepLines/>
              <w:spacing w:before="200" w:line="240" w:lineRule="auto"/>
              <w:outlineLvl w:val="7"/>
              <w:rPr>
                <w:ins w:id="424" w:author="Kamy Nz" w:date="2015-05-08T14:33:00Z"/>
                <w:rFonts w:ascii="Times New Roman" w:eastAsia="Times New Roman" w:hAnsi="Times New Roman" w:cs="Times New Roman"/>
                <w:szCs w:val="22"/>
                <w:lang w:val="en-US"/>
                <w:rPrChange w:id="425" w:author="Kamy Nz" w:date="2015-05-08T14:36:00Z">
                  <w:rPr>
                    <w:ins w:id="426" w:author="Kamy Nz" w:date="2015-05-08T14:33:00Z"/>
                    <w:rFonts w:ascii="Calibri" w:eastAsia="Times New Roman" w:hAnsi="Calibri" w:cs="Times New Roman"/>
                    <w:color w:val="404040" w:themeColor="text1" w:themeTint="BF"/>
                    <w:sz w:val="24"/>
                    <w:szCs w:val="24"/>
                    <w:lang w:val="en-US"/>
                  </w:rPr>
                </w:rPrChange>
              </w:rPr>
            </w:pPr>
            <w:ins w:id="427" w:author="Kamy Nz" w:date="2015-05-08T14:33:00Z">
              <w:r w:rsidRPr="00C67B4D">
                <w:rPr>
                  <w:rFonts w:ascii="Times New Roman" w:eastAsia="Times New Roman" w:hAnsi="Times New Roman" w:cs="Times New Roman"/>
                  <w:szCs w:val="22"/>
                  <w:lang w:val="en-US"/>
                  <w:rPrChange w:id="428"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429"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6B133734" w14:textId="77777777" w:rsidR="00C67B4D" w:rsidRPr="00C67B4D" w:rsidRDefault="00C67B4D" w:rsidP="00C67B4D">
            <w:pPr>
              <w:keepNext/>
              <w:keepLines/>
              <w:spacing w:before="200" w:line="240" w:lineRule="auto"/>
              <w:outlineLvl w:val="7"/>
              <w:rPr>
                <w:ins w:id="430" w:author="Kamy Nz" w:date="2015-05-08T14:33:00Z"/>
                <w:rFonts w:ascii="Times New Roman" w:eastAsia="Times New Roman" w:hAnsi="Times New Roman" w:cs="Times New Roman"/>
                <w:szCs w:val="22"/>
                <w:lang w:val="en-US"/>
                <w:rPrChange w:id="431" w:author="Kamy Nz" w:date="2015-05-08T14:36:00Z">
                  <w:rPr>
                    <w:ins w:id="432" w:author="Kamy Nz" w:date="2015-05-08T14:33:00Z"/>
                    <w:rFonts w:ascii="Calibri" w:eastAsia="Times New Roman" w:hAnsi="Calibri" w:cs="Times New Roman"/>
                    <w:color w:val="404040" w:themeColor="text1" w:themeTint="BF"/>
                    <w:sz w:val="24"/>
                    <w:szCs w:val="24"/>
                    <w:lang w:val="en-US"/>
                  </w:rPr>
                </w:rPrChange>
              </w:rPr>
            </w:pPr>
            <w:ins w:id="433" w:author="Kamy Nz" w:date="2015-05-08T14:33:00Z">
              <w:r w:rsidRPr="00C67B4D">
                <w:rPr>
                  <w:rFonts w:ascii="Times New Roman" w:eastAsia="Times New Roman" w:hAnsi="Times New Roman" w:cs="Times New Roman"/>
                  <w:szCs w:val="22"/>
                  <w:lang w:val="en-US"/>
                  <w:rPrChange w:id="434"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435"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5B39C2A5" w14:textId="77777777" w:rsidR="00C67B4D" w:rsidRPr="00C67B4D" w:rsidRDefault="00C67B4D" w:rsidP="00C67B4D">
            <w:pPr>
              <w:keepNext/>
              <w:keepLines/>
              <w:spacing w:before="200" w:line="240" w:lineRule="auto"/>
              <w:outlineLvl w:val="7"/>
              <w:rPr>
                <w:ins w:id="436" w:author="Kamy Nz" w:date="2015-05-08T14:33:00Z"/>
                <w:rFonts w:ascii="Times New Roman" w:eastAsia="Times New Roman" w:hAnsi="Times New Roman" w:cs="Times New Roman"/>
                <w:szCs w:val="22"/>
                <w:lang w:val="en-US"/>
                <w:rPrChange w:id="437" w:author="Kamy Nz" w:date="2015-05-08T14:36:00Z">
                  <w:rPr>
                    <w:ins w:id="438" w:author="Kamy Nz" w:date="2015-05-08T14:33:00Z"/>
                    <w:rFonts w:ascii="Calibri" w:eastAsia="Times New Roman" w:hAnsi="Calibri" w:cs="Times New Roman"/>
                    <w:color w:val="404040" w:themeColor="text1" w:themeTint="BF"/>
                    <w:sz w:val="24"/>
                    <w:szCs w:val="24"/>
                    <w:lang w:val="en-US"/>
                  </w:rPr>
                </w:rPrChange>
              </w:rPr>
            </w:pPr>
            <w:ins w:id="439" w:author="Kamy Nz" w:date="2015-05-08T14:33:00Z">
              <w:r w:rsidRPr="00C67B4D">
                <w:rPr>
                  <w:rFonts w:ascii="Times New Roman" w:eastAsia="Times New Roman" w:hAnsi="Times New Roman" w:cs="Times New Roman"/>
                  <w:szCs w:val="22"/>
                  <w:lang w:val="en-US"/>
                  <w:rPrChange w:id="440" w:author="Kamy Nz" w:date="2015-05-08T14:36:00Z">
                    <w:rPr>
                      <w:rFonts w:ascii="Calibri" w:eastAsia="Times New Roman" w:hAnsi="Calibri" w:cs="Times New Roman"/>
                      <w:sz w:val="24"/>
                      <w:szCs w:val="24"/>
                      <w:lang w:val="en-US"/>
                    </w:rPr>
                  </w:rPrChange>
                </w:rPr>
                <w:t> </w:t>
              </w:r>
            </w:ins>
          </w:p>
        </w:tc>
        <w:tc>
          <w:tcPr>
            <w:tcW w:w="488" w:type="dxa"/>
            <w:tcBorders>
              <w:top w:val="nil"/>
              <w:left w:val="nil"/>
              <w:bottom w:val="single" w:sz="4" w:space="0" w:color="auto"/>
              <w:right w:val="single" w:sz="4" w:space="0" w:color="auto"/>
            </w:tcBorders>
            <w:shd w:val="clear" w:color="auto" w:fill="auto"/>
            <w:noWrap/>
            <w:vAlign w:val="bottom"/>
            <w:hideMark/>
            <w:tcPrChange w:id="441" w:author="Kamy Nz" w:date="2015-05-08T14:46:00Z">
              <w:tcPr>
                <w:tcW w:w="488" w:type="dxa"/>
                <w:tcBorders>
                  <w:top w:val="nil"/>
                  <w:left w:val="nil"/>
                  <w:bottom w:val="single" w:sz="4" w:space="0" w:color="auto"/>
                  <w:right w:val="single" w:sz="4" w:space="0" w:color="auto"/>
                </w:tcBorders>
                <w:shd w:val="clear" w:color="auto" w:fill="auto"/>
                <w:noWrap/>
                <w:vAlign w:val="bottom"/>
                <w:hideMark/>
              </w:tcPr>
            </w:tcPrChange>
          </w:tcPr>
          <w:p w14:paraId="51ED1E6A" w14:textId="77777777" w:rsidR="00C67B4D" w:rsidRPr="00C67B4D" w:rsidRDefault="00C67B4D" w:rsidP="00C67B4D">
            <w:pPr>
              <w:keepNext/>
              <w:keepLines/>
              <w:spacing w:before="200" w:line="240" w:lineRule="auto"/>
              <w:outlineLvl w:val="7"/>
              <w:rPr>
                <w:ins w:id="442" w:author="Kamy Nz" w:date="2015-05-08T14:33:00Z"/>
                <w:rFonts w:ascii="Times New Roman" w:eastAsia="Times New Roman" w:hAnsi="Times New Roman" w:cs="Times New Roman"/>
                <w:szCs w:val="22"/>
                <w:lang w:val="en-US"/>
                <w:rPrChange w:id="443" w:author="Kamy Nz" w:date="2015-05-08T14:36:00Z">
                  <w:rPr>
                    <w:ins w:id="444" w:author="Kamy Nz" w:date="2015-05-08T14:33:00Z"/>
                    <w:rFonts w:ascii="Calibri" w:eastAsia="Times New Roman" w:hAnsi="Calibri" w:cs="Times New Roman"/>
                    <w:color w:val="404040" w:themeColor="text1" w:themeTint="BF"/>
                    <w:sz w:val="24"/>
                    <w:szCs w:val="24"/>
                    <w:lang w:val="en-US"/>
                  </w:rPr>
                </w:rPrChange>
              </w:rPr>
            </w:pPr>
            <w:ins w:id="445" w:author="Kamy Nz" w:date="2015-05-08T14:33:00Z">
              <w:r w:rsidRPr="00C67B4D">
                <w:rPr>
                  <w:rFonts w:ascii="Times New Roman" w:eastAsia="Times New Roman" w:hAnsi="Times New Roman" w:cs="Times New Roman"/>
                  <w:szCs w:val="22"/>
                  <w:lang w:val="en-US"/>
                  <w:rPrChange w:id="446" w:author="Kamy Nz" w:date="2015-05-08T14:36:00Z">
                    <w:rPr>
                      <w:rFonts w:ascii="Calibri" w:eastAsia="Times New Roman" w:hAnsi="Calibri" w:cs="Times New Roman"/>
                      <w:sz w:val="24"/>
                      <w:szCs w:val="24"/>
                      <w:lang w:val="en-US"/>
                    </w:rPr>
                  </w:rPrChange>
                </w:rPr>
                <w:t> </w:t>
              </w:r>
            </w:ins>
          </w:p>
        </w:tc>
        <w:tc>
          <w:tcPr>
            <w:tcW w:w="432" w:type="dxa"/>
            <w:tcBorders>
              <w:top w:val="nil"/>
              <w:left w:val="nil"/>
              <w:bottom w:val="single" w:sz="4" w:space="0" w:color="auto"/>
              <w:right w:val="single" w:sz="4" w:space="0" w:color="auto"/>
            </w:tcBorders>
            <w:shd w:val="clear" w:color="auto" w:fill="auto"/>
            <w:noWrap/>
            <w:vAlign w:val="bottom"/>
            <w:hideMark/>
            <w:tcPrChange w:id="447" w:author="Kamy Nz" w:date="2015-05-08T14:46:00Z">
              <w:tcPr>
                <w:tcW w:w="432" w:type="dxa"/>
                <w:tcBorders>
                  <w:top w:val="nil"/>
                  <w:left w:val="nil"/>
                  <w:bottom w:val="single" w:sz="4" w:space="0" w:color="auto"/>
                  <w:right w:val="single" w:sz="4" w:space="0" w:color="auto"/>
                </w:tcBorders>
                <w:shd w:val="clear" w:color="auto" w:fill="auto"/>
                <w:noWrap/>
                <w:vAlign w:val="bottom"/>
                <w:hideMark/>
              </w:tcPr>
            </w:tcPrChange>
          </w:tcPr>
          <w:p w14:paraId="10B4A69F" w14:textId="77777777" w:rsidR="00C67B4D" w:rsidRPr="00C67B4D" w:rsidRDefault="00C67B4D" w:rsidP="00C67B4D">
            <w:pPr>
              <w:keepNext/>
              <w:keepLines/>
              <w:spacing w:before="200" w:line="240" w:lineRule="auto"/>
              <w:outlineLvl w:val="7"/>
              <w:rPr>
                <w:ins w:id="448" w:author="Kamy Nz" w:date="2015-05-08T14:33:00Z"/>
                <w:rFonts w:ascii="Times New Roman" w:eastAsia="Times New Roman" w:hAnsi="Times New Roman" w:cs="Times New Roman"/>
                <w:szCs w:val="22"/>
                <w:lang w:val="en-US"/>
                <w:rPrChange w:id="449" w:author="Kamy Nz" w:date="2015-05-08T14:36:00Z">
                  <w:rPr>
                    <w:ins w:id="450" w:author="Kamy Nz" w:date="2015-05-08T14:33:00Z"/>
                    <w:rFonts w:ascii="Calibri" w:eastAsia="Times New Roman" w:hAnsi="Calibri" w:cs="Times New Roman"/>
                    <w:color w:val="404040" w:themeColor="text1" w:themeTint="BF"/>
                    <w:sz w:val="24"/>
                    <w:szCs w:val="24"/>
                    <w:lang w:val="en-US"/>
                  </w:rPr>
                </w:rPrChange>
              </w:rPr>
            </w:pPr>
            <w:ins w:id="451" w:author="Kamy Nz" w:date="2015-05-08T14:33:00Z">
              <w:r w:rsidRPr="00C67B4D">
                <w:rPr>
                  <w:rFonts w:ascii="Times New Roman" w:eastAsia="Times New Roman" w:hAnsi="Times New Roman" w:cs="Times New Roman"/>
                  <w:szCs w:val="22"/>
                  <w:lang w:val="en-US"/>
                  <w:rPrChange w:id="452"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453"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7D68DAA1" w14:textId="77777777" w:rsidR="00C67B4D" w:rsidRPr="00C67B4D" w:rsidRDefault="00C67B4D" w:rsidP="00C67B4D">
            <w:pPr>
              <w:keepNext/>
              <w:keepLines/>
              <w:spacing w:before="200" w:line="240" w:lineRule="auto"/>
              <w:outlineLvl w:val="7"/>
              <w:rPr>
                <w:ins w:id="454" w:author="Kamy Nz" w:date="2015-05-08T14:33:00Z"/>
                <w:rFonts w:ascii="Times New Roman" w:eastAsia="Times New Roman" w:hAnsi="Times New Roman" w:cs="Times New Roman"/>
                <w:szCs w:val="22"/>
                <w:lang w:val="en-US"/>
                <w:rPrChange w:id="455" w:author="Kamy Nz" w:date="2015-05-08T14:36:00Z">
                  <w:rPr>
                    <w:ins w:id="456" w:author="Kamy Nz" w:date="2015-05-08T14:33:00Z"/>
                    <w:rFonts w:ascii="Calibri" w:eastAsia="Times New Roman" w:hAnsi="Calibri" w:cs="Times New Roman"/>
                    <w:color w:val="404040" w:themeColor="text1" w:themeTint="BF"/>
                    <w:sz w:val="24"/>
                    <w:szCs w:val="24"/>
                    <w:lang w:val="en-US"/>
                  </w:rPr>
                </w:rPrChange>
              </w:rPr>
            </w:pPr>
            <w:ins w:id="457" w:author="Kamy Nz" w:date="2015-05-08T14:33:00Z">
              <w:r w:rsidRPr="00C67B4D">
                <w:rPr>
                  <w:rFonts w:ascii="Times New Roman" w:eastAsia="Times New Roman" w:hAnsi="Times New Roman" w:cs="Times New Roman"/>
                  <w:szCs w:val="22"/>
                  <w:lang w:val="en-US"/>
                  <w:rPrChange w:id="458" w:author="Kamy Nz" w:date="2015-05-08T14:36:00Z">
                    <w:rPr>
                      <w:rFonts w:ascii="Calibri" w:eastAsia="Times New Roman" w:hAnsi="Calibri" w:cs="Times New Roman"/>
                      <w:sz w:val="24"/>
                      <w:szCs w:val="24"/>
                      <w:lang w:val="en-US"/>
                    </w:rPr>
                  </w:rPrChange>
                </w:rPr>
                <w:t> </w:t>
              </w:r>
            </w:ins>
          </w:p>
        </w:tc>
        <w:tc>
          <w:tcPr>
            <w:tcW w:w="525" w:type="dxa"/>
            <w:gridSpan w:val="2"/>
            <w:tcBorders>
              <w:top w:val="nil"/>
              <w:left w:val="nil"/>
              <w:bottom w:val="single" w:sz="4" w:space="0" w:color="auto"/>
              <w:right w:val="single" w:sz="4" w:space="0" w:color="auto"/>
            </w:tcBorders>
            <w:shd w:val="clear" w:color="auto" w:fill="auto"/>
            <w:noWrap/>
            <w:vAlign w:val="bottom"/>
            <w:hideMark/>
            <w:tcPrChange w:id="459" w:author="Kamy Nz" w:date="2015-05-08T14:46:00Z">
              <w:tcPr>
                <w:tcW w:w="525" w:type="dxa"/>
                <w:gridSpan w:val="2"/>
                <w:tcBorders>
                  <w:top w:val="nil"/>
                  <w:left w:val="nil"/>
                  <w:bottom w:val="single" w:sz="4" w:space="0" w:color="auto"/>
                  <w:right w:val="single" w:sz="4" w:space="0" w:color="auto"/>
                </w:tcBorders>
                <w:shd w:val="clear" w:color="auto" w:fill="auto"/>
                <w:noWrap/>
                <w:vAlign w:val="bottom"/>
                <w:hideMark/>
              </w:tcPr>
            </w:tcPrChange>
          </w:tcPr>
          <w:p w14:paraId="3A984D85" w14:textId="77777777" w:rsidR="00C67B4D" w:rsidRPr="00C67B4D" w:rsidRDefault="00C67B4D" w:rsidP="00C67B4D">
            <w:pPr>
              <w:keepNext/>
              <w:keepLines/>
              <w:spacing w:before="200" w:line="240" w:lineRule="auto"/>
              <w:outlineLvl w:val="7"/>
              <w:rPr>
                <w:ins w:id="460" w:author="Kamy Nz" w:date="2015-05-08T14:33:00Z"/>
                <w:rFonts w:ascii="Times New Roman" w:eastAsia="Times New Roman" w:hAnsi="Times New Roman" w:cs="Times New Roman"/>
                <w:szCs w:val="22"/>
                <w:lang w:val="en-US"/>
                <w:rPrChange w:id="461" w:author="Kamy Nz" w:date="2015-05-08T14:36:00Z">
                  <w:rPr>
                    <w:ins w:id="462" w:author="Kamy Nz" w:date="2015-05-08T14:33:00Z"/>
                    <w:rFonts w:ascii="Calibri" w:eastAsia="Times New Roman" w:hAnsi="Calibri" w:cs="Times New Roman"/>
                    <w:color w:val="404040" w:themeColor="text1" w:themeTint="BF"/>
                    <w:sz w:val="24"/>
                    <w:szCs w:val="24"/>
                    <w:lang w:val="en-US"/>
                  </w:rPr>
                </w:rPrChange>
              </w:rPr>
            </w:pPr>
            <w:ins w:id="463" w:author="Kamy Nz" w:date="2015-05-08T14:33:00Z">
              <w:r w:rsidRPr="00C67B4D">
                <w:rPr>
                  <w:rFonts w:ascii="Times New Roman" w:eastAsia="Times New Roman" w:hAnsi="Times New Roman" w:cs="Times New Roman"/>
                  <w:szCs w:val="22"/>
                  <w:lang w:val="en-US"/>
                  <w:rPrChange w:id="464" w:author="Kamy Nz" w:date="2015-05-08T14:36:00Z">
                    <w:rPr>
                      <w:rFonts w:ascii="Calibri" w:eastAsia="Times New Roman" w:hAnsi="Calibri" w:cs="Times New Roman"/>
                      <w:sz w:val="24"/>
                      <w:szCs w:val="24"/>
                      <w:lang w:val="en-US"/>
                    </w:rPr>
                  </w:rPrChange>
                </w:rPr>
                <w:t> </w:t>
              </w:r>
            </w:ins>
          </w:p>
        </w:tc>
      </w:tr>
      <w:tr w:rsidR="00C67B4D" w:rsidRPr="00C67B4D" w14:paraId="06799ABF" w14:textId="77777777" w:rsidTr="00C67B4D">
        <w:trPr>
          <w:trHeight w:val="300"/>
          <w:ins w:id="465" w:author="Kamy Nz" w:date="2015-05-08T14:33:00Z"/>
          <w:trPrChange w:id="466" w:author="Kamy Nz" w:date="2015-05-08T14:46:00Z">
            <w:trPr>
              <w:trHeight w:val="300"/>
            </w:trPr>
          </w:trPrChange>
        </w:trPr>
        <w:tc>
          <w:tcPr>
            <w:tcW w:w="3261" w:type="dxa"/>
            <w:tcBorders>
              <w:top w:val="nil"/>
              <w:left w:val="single" w:sz="4" w:space="0" w:color="auto"/>
              <w:bottom w:val="single" w:sz="4" w:space="0" w:color="auto"/>
              <w:right w:val="single" w:sz="4" w:space="0" w:color="auto"/>
            </w:tcBorders>
            <w:shd w:val="clear" w:color="auto" w:fill="auto"/>
            <w:noWrap/>
            <w:vAlign w:val="bottom"/>
            <w:hideMark/>
            <w:tcPrChange w:id="467" w:author="Kamy Nz" w:date="2015-05-08T14:46:00Z">
              <w:tcPr>
                <w:tcW w:w="3333"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689F56FF" w14:textId="77777777" w:rsidR="00C67B4D" w:rsidRPr="00C67B4D" w:rsidRDefault="00C67B4D">
            <w:pPr>
              <w:spacing w:line="240" w:lineRule="auto"/>
              <w:jc w:val="both"/>
              <w:rPr>
                <w:ins w:id="468" w:author="Kamy Nz" w:date="2015-05-08T14:33:00Z"/>
                <w:rFonts w:ascii="Times New Roman" w:eastAsia="Times New Roman" w:hAnsi="Times New Roman" w:cs="Times New Roman"/>
                <w:szCs w:val="22"/>
                <w:lang w:val="en-US"/>
                <w:rPrChange w:id="469" w:author="Kamy Nz" w:date="2015-05-08T14:36:00Z">
                  <w:rPr>
                    <w:ins w:id="470" w:author="Kamy Nz" w:date="2015-05-08T14:33:00Z"/>
                    <w:rFonts w:ascii="Calibri" w:eastAsia="Times New Roman" w:hAnsi="Calibri" w:cs="Times New Roman"/>
                    <w:sz w:val="24"/>
                    <w:szCs w:val="24"/>
                    <w:lang w:val="en-US"/>
                  </w:rPr>
                </w:rPrChange>
              </w:rPr>
              <w:pPrChange w:id="471" w:author="Kamy Nz" w:date="2015-05-08T14:46:00Z">
                <w:pPr>
                  <w:spacing w:line="240" w:lineRule="auto"/>
                </w:pPr>
              </w:pPrChange>
            </w:pPr>
            <w:ins w:id="472" w:author="Kamy Nz" w:date="2015-05-08T14:33:00Z">
              <w:r w:rsidRPr="00C67B4D">
                <w:rPr>
                  <w:rFonts w:ascii="Times New Roman" w:eastAsia="Times New Roman" w:hAnsi="Times New Roman" w:cs="Times New Roman"/>
                  <w:szCs w:val="22"/>
                  <w:lang w:val="en-US"/>
                  <w:rPrChange w:id="473" w:author="Kamy Nz" w:date="2015-05-08T14:36:00Z">
                    <w:rPr>
                      <w:rFonts w:ascii="Calibri" w:eastAsia="Times New Roman" w:hAnsi="Calibri" w:cs="Times New Roman"/>
                      <w:sz w:val="24"/>
                      <w:szCs w:val="24"/>
                      <w:lang w:val="en-US"/>
                    </w:rPr>
                  </w:rPrChange>
                </w:rPr>
                <w:t xml:space="preserve">2. </w:t>
              </w:r>
              <w:proofErr w:type="spellStart"/>
              <w:r w:rsidRPr="00C67B4D">
                <w:rPr>
                  <w:rFonts w:ascii="Times New Roman" w:eastAsia="Times New Roman" w:hAnsi="Times New Roman" w:cs="Times New Roman"/>
                  <w:szCs w:val="22"/>
                  <w:lang w:val="en-US"/>
                  <w:rPrChange w:id="474" w:author="Kamy Nz" w:date="2015-05-08T14:36:00Z">
                    <w:rPr>
                      <w:rFonts w:ascii="Calibri" w:eastAsia="Times New Roman" w:hAnsi="Calibri" w:cs="Times New Roman"/>
                      <w:sz w:val="24"/>
                      <w:szCs w:val="24"/>
                      <w:lang w:val="en-US"/>
                    </w:rPr>
                  </w:rPrChange>
                </w:rPr>
                <w:t>Escoger</w:t>
              </w:r>
              <w:proofErr w:type="spellEnd"/>
              <w:r w:rsidRPr="00C67B4D">
                <w:rPr>
                  <w:rFonts w:ascii="Times New Roman" w:eastAsia="Times New Roman" w:hAnsi="Times New Roman" w:cs="Times New Roman"/>
                  <w:szCs w:val="22"/>
                  <w:lang w:val="en-US"/>
                  <w:rPrChange w:id="475" w:author="Kamy Nz" w:date="2015-05-08T14:36:00Z">
                    <w:rPr>
                      <w:rFonts w:ascii="Calibri" w:eastAsia="Times New Roman" w:hAnsi="Calibri" w:cs="Times New Roman"/>
                      <w:sz w:val="24"/>
                      <w:szCs w:val="24"/>
                      <w:lang w:val="en-US"/>
                    </w:rPr>
                  </w:rPrChange>
                </w:rPr>
                <w:t xml:space="preserve"> el </w:t>
              </w:r>
              <w:proofErr w:type="spellStart"/>
              <w:r w:rsidRPr="00C67B4D">
                <w:rPr>
                  <w:rFonts w:ascii="Times New Roman" w:eastAsia="Times New Roman" w:hAnsi="Times New Roman" w:cs="Times New Roman"/>
                  <w:szCs w:val="22"/>
                  <w:lang w:val="en-US"/>
                  <w:rPrChange w:id="476" w:author="Kamy Nz" w:date="2015-05-08T14:36:00Z">
                    <w:rPr>
                      <w:rFonts w:ascii="Calibri" w:eastAsia="Times New Roman" w:hAnsi="Calibri" w:cs="Times New Roman"/>
                      <w:sz w:val="24"/>
                      <w:szCs w:val="24"/>
                      <w:lang w:val="en-US"/>
                    </w:rPr>
                  </w:rPrChange>
                </w:rPr>
                <w:t>genoma</w:t>
              </w:r>
              <w:proofErr w:type="spellEnd"/>
              <w:r w:rsidRPr="00C67B4D">
                <w:rPr>
                  <w:rFonts w:ascii="Times New Roman" w:eastAsia="Times New Roman" w:hAnsi="Times New Roman" w:cs="Times New Roman"/>
                  <w:szCs w:val="22"/>
                  <w:lang w:val="en-US"/>
                  <w:rPrChange w:id="477"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478" w:author="Kamy Nz" w:date="2015-05-08T14:36:00Z">
                    <w:rPr>
                      <w:rFonts w:ascii="Calibri" w:eastAsia="Times New Roman" w:hAnsi="Calibri" w:cs="Times New Roman"/>
                      <w:sz w:val="24"/>
                      <w:szCs w:val="24"/>
                      <w:lang w:val="en-US"/>
                    </w:rPr>
                  </w:rPrChange>
                </w:rPr>
                <w:t>prueba</w:t>
              </w:r>
              <w:proofErr w:type="spellEnd"/>
              <w:r w:rsidRPr="00C67B4D">
                <w:rPr>
                  <w:rFonts w:ascii="Times New Roman" w:eastAsia="Times New Roman" w:hAnsi="Times New Roman" w:cs="Times New Roman"/>
                  <w:szCs w:val="22"/>
                  <w:lang w:val="en-US"/>
                  <w:rPrChange w:id="479" w:author="Kamy Nz" w:date="2015-05-08T14:36:00Z">
                    <w:rPr>
                      <w:rFonts w:ascii="Calibri" w:eastAsia="Times New Roman" w:hAnsi="Calibri" w:cs="Times New Roman"/>
                      <w:sz w:val="24"/>
                      <w:szCs w:val="24"/>
                      <w:lang w:val="en-US"/>
                    </w:rPr>
                  </w:rPrChange>
                </w:rPr>
                <w:t xml:space="preserve"> y </w:t>
              </w:r>
              <w:proofErr w:type="spellStart"/>
              <w:r w:rsidRPr="00C67B4D">
                <w:rPr>
                  <w:rFonts w:ascii="Times New Roman" w:eastAsia="Times New Roman" w:hAnsi="Times New Roman" w:cs="Times New Roman"/>
                  <w:szCs w:val="22"/>
                  <w:lang w:val="en-US"/>
                  <w:rPrChange w:id="480" w:author="Kamy Nz" w:date="2015-05-08T14:36:00Z">
                    <w:rPr>
                      <w:rFonts w:ascii="Calibri" w:eastAsia="Times New Roman" w:hAnsi="Calibri" w:cs="Times New Roman"/>
                      <w:sz w:val="24"/>
                      <w:szCs w:val="24"/>
                      <w:lang w:val="en-US"/>
                    </w:rPr>
                  </w:rPrChange>
                </w:rPr>
                <w:t>obtener</w:t>
              </w:r>
              <w:proofErr w:type="spellEnd"/>
              <w:r w:rsidRPr="00C67B4D">
                <w:rPr>
                  <w:rFonts w:ascii="Times New Roman" w:eastAsia="Times New Roman" w:hAnsi="Times New Roman" w:cs="Times New Roman"/>
                  <w:szCs w:val="22"/>
                  <w:lang w:val="en-US"/>
                  <w:rPrChange w:id="481"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482" w:author="Kamy Nz" w:date="2015-05-08T14:36:00Z">
                    <w:rPr>
                      <w:rFonts w:ascii="Calibri" w:eastAsia="Times New Roman" w:hAnsi="Calibri" w:cs="Times New Roman"/>
                      <w:sz w:val="24"/>
                      <w:szCs w:val="24"/>
                      <w:lang w:val="en-US"/>
                    </w:rPr>
                  </w:rPrChange>
                </w:rPr>
                <w:t>diferentes</w:t>
              </w:r>
              <w:proofErr w:type="spellEnd"/>
              <w:r w:rsidRPr="00C67B4D">
                <w:rPr>
                  <w:rFonts w:ascii="Times New Roman" w:eastAsia="Times New Roman" w:hAnsi="Times New Roman" w:cs="Times New Roman"/>
                  <w:szCs w:val="22"/>
                  <w:lang w:val="en-US"/>
                  <w:rPrChange w:id="483" w:author="Kamy Nz" w:date="2015-05-08T14:36:00Z">
                    <w:rPr>
                      <w:rFonts w:ascii="Calibri" w:eastAsia="Times New Roman" w:hAnsi="Calibri" w:cs="Times New Roman"/>
                      <w:sz w:val="24"/>
                      <w:szCs w:val="24"/>
                      <w:lang w:val="en-US"/>
                    </w:rPr>
                  </w:rPrChange>
                </w:rPr>
                <w:t xml:space="preserve"> variables de la </w:t>
              </w:r>
              <w:proofErr w:type="spellStart"/>
              <w:r w:rsidRPr="00C67B4D">
                <w:rPr>
                  <w:rFonts w:ascii="Times New Roman" w:eastAsia="Times New Roman" w:hAnsi="Times New Roman" w:cs="Times New Roman"/>
                  <w:szCs w:val="22"/>
                  <w:lang w:val="en-US"/>
                  <w:rPrChange w:id="484" w:author="Kamy Nz" w:date="2015-05-08T14:36:00Z">
                    <w:rPr>
                      <w:rFonts w:ascii="Calibri" w:eastAsia="Times New Roman" w:hAnsi="Calibri" w:cs="Times New Roman"/>
                      <w:sz w:val="24"/>
                      <w:szCs w:val="24"/>
                      <w:lang w:val="en-US"/>
                    </w:rPr>
                  </w:rPrChange>
                </w:rPr>
                <w:t>composición</w:t>
              </w:r>
              <w:proofErr w:type="spellEnd"/>
              <w:r w:rsidRPr="00C67B4D">
                <w:rPr>
                  <w:rFonts w:ascii="Times New Roman" w:eastAsia="Times New Roman" w:hAnsi="Times New Roman" w:cs="Times New Roman"/>
                  <w:szCs w:val="22"/>
                  <w:lang w:val="en-US"/>
                  <w:rPrChange w:id="485" w:author="Kamy Nz" w:date="2015-05-08T14:36:00Z">
                    <w:rPr>
                      <w:rFonts w:ascii="Calibri" w:eastAsia="Times New Roman" w:hAnsi="Calibri" w:cs="Times New Roman"/>
                      <w:sz w:val="24"/>
                      <w:szCs w:val="24"/>
                      <w:lang w:val="en-US"/>
                    </w:rPr>
                  </w:rPrChange>
                </w:rPr>
                <w:t xml:space="preserve"> </w:t>
              </w:r>
            </w:ins>
          </w:p>
        </w:tc>
        <w:tc>
          <w:tcPr>
            <w:tcW w:w="567" w:type="dxa"/>
            <w:tcBorders>
              <w:top w:val="nil"/>
              <w:left w:val="nil"/>
              <w:bottom w:val="single" w:sz="4" w:space="0" w:color="auto"/>
              <w:right w:val="single" w:sz="4" w:space="0" w:color="auto"/>
            </w:tcBorders>
            <w:shd w:val="clear" w:color="auto" w:fill="auto"/>
            <w:noWrap/>
            <w:vAlign w:val="bottom"/>
            <w:hideMark/>
            <w:tcPrChange w:id="486" w:author="Kamy Nz" w:date="2015-05-08T14:46:00Z">
              <w:tcPr>
                <w:tcW w:w="495" w:type="dxa"/>
                <w:gridSpan w:val="2"/>
                <w:tcBorders>
                  <w:top w:val="nil"/>
                  <w:left w:val="nil"/>
                  <w:bottom w:val="single" w:sz="4" w:space="0" w:color="auto"/>
                  <w:right w:val="single" w:sz="4" w:space="0" w:color="auto"/>
                </w:tcBorders>
                <w:shd w:val="clear" w:color="auto" w:fill="auto"/>
                <w:noWrap/>
                <w:vAlign w:val="bottom"/>
                <w:hideMark/>
              </w:tcPr>
            </w:tcPrChange>
          </w:tcPr>
          <w:p w14:paraId="43D95BE3" w14:textId="77777777" w:rsidR="00C67B4D" w:rsidRPr="00C67B4D" w:rsidRDefault="00C67B4D" w:rsidP="00C67B4D">
            <w:pPr>
              <w:keepNext/>
              <w:keepLines/>
              <w:spacing w:before="200" w:line="240" w:lineRule="auto"/>
              <w:outlineLvl w:val="7"/>
              <w:rPr>
                <w:ins w:id="487" w:author="Kamy Nz" w:date="2015-05-08T14:33:00Z"/>
                <w:rFonts w:ascii="Times New Roman" w:eastAsia="Times New Roman" w:hAnsi="Times New Roman" w:cs="Times New Roman"/>
                <w:szCs w:val="22"/>
                <w:lang w:val="en-US"/>
                <w:rPrChange w:id="488" w:author="Kamy Nz" w:date="2015-05-08T14:36:00Z">
                  <w:rPr>
                    <w:ins w:id="489" w:author="Kamy Nz" w:date="2015-05-08T14:33:00Z"/>
                    <w:rFonts w:ascii="Calibri" w:eastAsia="Times New Roman" w:hAnsi="Calibri" w:cs="Times New Roman"/>
                    <w:color w:val="404040" w:themeColor="text1" w:themeTint="BF"/>
                    <w:sz w:val="24"/>
                    <w:szCs w:val="24"/>
                    <w:lang w:val="en-US"/>
                  </w:rPr>
                </w:rPrChange>
              </w:rPr>
            </w:pPr>
            <w:ins w:id="490" w:author="Kamy Nz" w:date="2015-05-08T14:33:00Z">
              <w:r w:rsidRPr="00C67B4D">
                <w:rPr>
                  <w:rFonts w:ascii="Times New Roman" w:eastAsia="Times New Roman" w:hAnsi="Times New Roman" w:cs="Times New Roman"/>
                  <w:szCs w:val="22"/>
                  <w:lang w:val="en-US"/>
                  <w:rPrChange w:id="491" w:author="Kamy Nz" w:date="2015-05-08T14:36:00Z">
                    <w:rPr>
                      <w:rFonts w:ascii="Calibri" w:eastAsia="Times New Roman" w:hAnsi="Calibri" w:cs="Times New Roman"/>
                      <w:sz w:val="24"/>
                      <w:szCs w:val="24"/>
                      <w:lang w:val="en-US"/>
                    </w:rPr>
                  </w:rPrChange>
                </w:rPr>
                <w:t> </w:t>
              </w:r>
            </w:ins>
          </w:p>
        </w:tc>
        <w:tc>
          <w:tcPr>
            <w:tcW w:w="425" w:type="dxa"/>
            <w:tcBorders>
              <w:top w:val="nil"/>
              <w:left w:val="nil"/>
              <w:bottom w:val="single" w:sz="4" w:space="0" w:color="auto"/>
              <w:right w:val="single" w:sz="4" w:space="0" w:color="auto"/>
            </w:tcBorders>
            <w:shd w:val="clear" w:color="000000" w:fill="3366FF"/>
            <w:noWrap/>
            <w:vAlign w:val="bottom"/>
            <w:hideMark/>
            <w:tcPrChange w:id="492" w:author="Kamy Nz" w:date="2015-05-08T14:46:00Z">
              <w:tcPr>
                <w:tcW w:w="236" w:type="dxa"/>
                <w:tcBorders>
                  <w:top w:val="nil"/>
                  <w:left w:val="nil"/>
                  <w:bottom w:val="single" w:sz="4" w:space="0" w:color="auto"/>
                  <w:right w:val="single" w:sz="4" w:space="0" w:color="auto"/>
                </w:tcBorders>
                <w:shd w:val="clear" w:color="000000" w:fill="3366FF"/>
                <w:noWrap/>
                <w:vAlign w:val="bottom"/>
                <w:hideMark/>
              </w:tcPr>
            </w:tcPrChange>
          </w:tcPr>
          <w:p w14:paraId="04A6F8D9" w14:textId="77777777" w:rsidR="00C67B4D" w:rsidRPr="00C67B4D" w:rsidRDefault="00C67B4D" w:rsidP="00C67B4D">
            <w:pPr>
              <w:keepNext/>
              <w:keepLines/>
              <w:spacing w:before="200" w:line="240" w:lineRule="auto"/>
              <w:outlineLvl w:val="7"/>
              <w:rPr>
                <w:ins w:id="493" w:author="Kamy Nz" w:date="2015-05-08T14:33:00Z"/>
                <w:rFonts w:ascii="Times New Roman" w:eastAsia="Times New Roman" w:hAnsi="Times New Roman" w:cs="Times New Roman"/>
                <w:szCs w:val="22"/>
                <w:lang w:val="en-US"/>
                <w:rPrChange w:id="494" w:author="Kamy Nz" w:date="2015-05-08T14:36:00Z">
                  <w:rPr>
                    <w:ins w:id="495" w:author="Kamy Nz" w:date="2015-05-08T14:33:00Z"/>
                    <w:rFonts w:ascii="Calibri" w:eastAsia="Times New Roman" w:hAnsi="Calibri" w:cs="Times New Roman"/>
                    <w:color w:val="404040" w:themeColor="text1" w:themeTint="BF"/>
                    <w:sz w:val="24"/>
                    <w:szCs w:val="24"/>
                    <w:lang w:val="en-US"/>
                  </w:rPr>
                </w:rPrChange>
              </w:rPr>
            </w:pPr>
            <w:ins w:id="496" w:author="Kamy Nz" w:date="2015-05-08T14:33:00Z">
              <w:r w:rsidRPr="00C67B4D">
                <w:rPr>
                  <w:rFonts w:ascii="Times New Roman" w:eastAsia="Times New Roman" w:hAnsi="Times New Roman" w:cs="Times New Roman"/>
                  <w:szCs w:val="22"/>
                  <w:lang w:val="en-US"/>
                  <w:rPrChange w:id="497" w:author="Kamy Nz" w:date="2015-05-08T14:36:00Z">
                    <w:rPr>
                      <w:rFonts w:ascii="Calibri" w:eastAsia="Times New Roman" w:hAnsi="Calibri" w:cs="Times New Roman"/>
                      <w:sz w:val="24"/>
                      <w:szCs w:val="24"/>
                      <w:lang w:val="en-US"/>
                    </w:rPr>
                  </w:rPrChange>
                </w:rPr>
                <w:t> </w:t>
              </w:r>
            </w:ins>
          </w:p>
        </w:tc>
        <w:tc>
          <w:tcPr>
            <w:tcW w:w="337" w:type="dxa"/>
            <w:tcBorders>
              <w:top w:val="nil"/>
              <w:left w:val="nil"/>
              <w:bottom w:val="single" w:sz="4" w:space="0" w:color="auto"/>
              <w:right w:val="single" w:sz="4" w:space="0" w:color="auto"/>
            </w:tcBorders>
            <w:shd w:val="clear" w:color="auto" w:fill="auto"/>
            <w:noWrap/>
            <w:vAlign w:val="bottom"/>
            <w:hideMark/>
            <w:tcPrChange w:id="498" w:author="Kamy Nz" w:date="2015-05-08T14:46:00Z">
              <w:tcPr>
                <w:tcW w:w="526" w:type="dxa"/>
                <w:gridSpan w:val="2"/>
                <w:tcBorders>
                  <w:top w:val="nil"/>
                  <w:left w:val="nil"/>
                  <w:bottom w:val="single" w:sz="4" w:space="0" w:color="auto"/>
                  <w:right w:val="single" w:sz="4" w:space="0" w:color="auto"/>
                </w:tcBorders>
                <w:shd w:val="clear" w:color="auto" w:fill="auto"/>
                <w:noWrap/>
                <w:vAlign w:val="bottom"/>
                <w:hideMark/>
              </w:tcPr>
            </w:tcPrChange>
          </w:tcPr>
          <w:p w14:paraId="14A54718" w14:textId="77777777" w:rsidR="00C67B4D" w:rsidRPr="00C67B4D" w:rsidRDefault="00C67B4D" w:rsidP="00C67B4D">
            <w:pPr>
              <w:keepNext/>
              <w:keepLines/>
              <w:spacing w:before="200" w:line="240" w:lineRule="auto"/>
              <w:outlineLvl w:val="7"/>
              <w:rPr>
                <w:ins w:id="499" w:author="Kamy Nz" w:date="2015-05-08T14:33:00Z"/>
                <w:rFonts w:ascii="Times New Roman" w:eastAsia="Times New Roman" w:hAnsi="Times New Roman" w:cs="Times New Roman"/>
                <w:szCs w:val="22"/>
                <w:lang w:val="en-US"/>
                <w:rPrChange w:id="500" w:author="Kamy Nz" w:date="2015-05-08T14:36:00Z">
                  <w:rPr>
                    <w:ins w:id="501" w:author="Kamy Nz" w:date="2015-05-08T14:33:00Z"/>
                    <w:rFonts w:ascii="Calibri" w:eastAsia="Times New Roman" w:hAnsi="Calibri" w:cs="Times New Roman"/>
                    <w:color w:val="404040" w:themeColor="text1" w:themeTint="BF"/>
                    <w:sz w:val="24"/>
                    <w:szCs w:val="24"/>
                    <w:lang w:val="en-US"/>
                  </w:rPr>
                </w:rPrChange>
              </w:rPr>
            </w:pPr>
            <w:ins w:id="502" w:author="Kamy Nz" w:date="2015-05-08T14:33:00Z">
              <w:r w:rsidRPr="00C67B4D">
                <w:rPr>
                  <w:rFonts w:ascii="Times New Roman" w:eastAsia="Times New Roman" w:hAnsi="Times New Roman" w:cs="Times New Roman"/>
                  <w:szCs w:val="22"/>
                  <w:lang w:val="en-US"/>
                  <w:rPrChange w:id="503" w:author="Kamy Nz" w:date="2015-05-08T14:36:00Z">
                    <w:rPr>
                      <w:rFonts w:ascii="Calibri" w:eastAsia="Times New Roman" w:hAnsi="Calibri" w:cs="Times New Roman"/>
                      <w:sz w:val="24"/>
                      <w:szCs w:val="24"/>
                      <w:lang w:val="en-US"/>
                    </w:rPr>
                  </w:rPrChange>
                </w:rPr>
                <w:t> </w:t>
              </w:r>
            </w:ins>
          </w:p>
        </w:tc>
        <w:tc>
          <w:tcPr>
            <w:tcW w:w="419" w:type="dxa"/>
            <w:tcBorders>
              <w:top w:val="nil"/>
              <w:left w:val="nil"/>
              <w:bottom w:val="single" w:sz="4" w:space="0" w:color="auto"/>
              <w:right w:val="single" w:sz="4" w:space="0" w:color="auto"/>
            </w:tcBorders>
            <w:shd w:val="clear" w:color="auto" w:fill="auto"/>
            <w:noWrap/>
            <w:vAlign w:val="bottom"/>
            <w:hideMark/>
            <w:tcPrChange w:id="504" w:author="Kamy Nz" w:date="2015-05-08T14:46:00Z">
              <w:tcPr>
                <w:tcW w:w="419" w:type="dxa"/>
                <w:tcBorders>
                  <w:top w:val="nil"/>
                  <w:left w:val="nil"/>
                  <w:bottom w:val="single" w:sz="4" w:space="0" w:color="auto"/>
                  <w:right w:val="single" w:sz="4" w:space="0" w:color="auto"/>
                </w:tcBorders>
                <w:shd w:val="clear" w:color="auto" w:fill="auto"/>
                <w:noWrap/>
                <w:vAlign w:val="bottom"/>
                <w:hideMark/>
              </w:tcPr>
            </w:tcPrChange>
          </w:tcPr>
          <w:p w14:paraId="23A52848" w14:textId="77777777" w:rsidR="00C67B4D" w:rsidRPr="00C67B4D" w:rsidRDefault="00C67B4D" w:rsidP="00C67B4D">
            <w:pPr>
              <w:keepNext/>
              <w:keepLines/>
              <w:spacing w:before="200" w:line="240" w:lineRule="auto"/>
              <w:outlineLvl w:val="7"/>
              <w:rPr>
                <w:ins w:id="505" w:author="Kamy Nz" w:date="2015-05-08T14:33:00Z"/>
                <w:rFonts w:ascii="Times New Roman" w:eastAsia="Times New Roman" w:hAnsi="Times New Roman" w:cs="Times New Roman"/>
                <w:szCs w:val="22"/>
                <w:lang w:val="en-US"/>
                <w:rPrChange w:id="506" w:author="Kamy Nz" w:date="2015-05-08T14:36:00Z">
                  <w:rPr>
                    <w:ins w:id="507" w:author="Kamy Nz" w:date="2015-05-08T14:33:00Z"/>
                    <w:rFonts w:ascii="Calibri" w:eastAsia="Times New Roman" w:hAnsi="Calibri" w:cs="Times New Roman"/>
                    <w:color w:val="404040" w:themeColor="text1" w:themeTint="BF"/>
                    <w:sz w:val="24"/>
                    <w:szCs w:val="24"/>
                    <w:lang w:val="en-US"/>
                  </w:rPr>
                </w:rPrChange>
              </w:rPr>
            </w:pPr>
            <w:ins w:id="508" w:author="Kamy Nz" w:date="2015-05-08T14:33:00Z">
              <w:r w:rsidRPr="00C67B4D">
                <w:rPr>
                  <w:rFonts w:ascii="Times New Roman" w:eastAsia="Times New Roman" w:hAnsi="Times New Roman" w:cs="Times New Roman"/>
                  <w:szCs w:val="22"/>
                  <w:lang w:val="en-US"/>
                  <w:rPrChange w:id="509" w:author="Kamy Nz" w:date="2015-05-08T14:36:00Z">
                    <w:rPr>
                      <w:rFonts w:ascii="Calibri" w:eastAsia="Times New Roman" w:hAnsi="Calibri" w:cs="Times New Roman"/>
                      <w:sz w:val="24"/>
                      <w:szCs w:val="24"/>
                      <w:lang w:val="en-US"/>
                    </w:rPr>
                  </w:rPrChange>
                </w:rPr>
                <w:t> </w:t>
              </w:r>
            </w:ins>
          </w:p>
        </w:tc>
        <w:tc>
          <w:tcPr>
            <w:tcW w:w="378" w:type="dxa"/>
            <w:tcBorders>
              <w:top w:val="nil"/>
              <w:left w:val="nil"/>
              <w:bottom w:val="single" w:sz="4" w:space="0" w:color="auto"/>
              <w:right w:val="single" w:sz="4" w:space="0" w:color="auto"/>
            </w:tcBorders>
            <w:shd w:val="clear" w:color="auto" w:fill="auto"/>
            <w:noWrap/>
            <w:vAlign w:val="bottom"/>
            <w:hideMark/>
            <w:tcPrChange w:id="510" w:author="Kamy Nz" w:date="2015-05-08T14:46:00Z">
              <w:tcPr>
                <w:tcW w:w="419" w:type="dxa"/>
                <w:gridSpan w:val="2"/>
                <w:tcBorders>
                  <w:top w:val="nil"/>
                  <w:left w:val="nil"/>
                  <w:bottom w:val="single" w:sz="4" w:space="0" w:color="auto"/>
                  <w:right w:val="single" w:sz="4" w:space="0" w:color="auto"/>
                </w:tcBorders>
                <w:shd w:val="clear" w:color="auto" w:fill="auto"/>
                <w:noWrap/>
                <w:vAlign w:val="bottom"/>
                <w:hideMark/>
              </w:tcPr>
            </w:tcPrChange>
          </w:tcPr>
          <w:p w14:paraId="12070D5A" w14:textId="77777777" w:rsidR="00C67B4D" w:rsidRPr="00C67B4D" w:rsidRDefault="00C67B4D" w:rsidP="00C67B4D">
            <w:pPr>
              <w:keepNext/>
              <w:keepLines/>
              <w:spacing w:before="200" w:line="240" w:lineRule="auto"/>
              <w:outlineLvl w:val="7"/>
              <w:rPr>
                <w:ins w:id="511" w:author="Kamy Nz" w:date="2015-05-08T14:33:00Z"/>
                <w:rFonts w:ascii="Times New Roman" w:eastAsia="Times New Roman" w:hAnsi="Times New Roman" w:cs="Times New Roman"/>
                <w:szCs w:val="22"/>
                <w:lang w:val="en-US"/>
                <w:rPrChange w:id="512" w:author="Kamy Nz" w:date="2015-05-08T14:36:00Z">
                  <w:rPr>
                    <w:ins w:id="513" w:author="Kamy Nz" w:date="2015-05-08T14:33:00Z"/>
                    <w:rFonts w:ascii="Calibri" w:eastAsia="Times New Roman" w:hAnsi="Calibri" w:cs="Times New Roman"/>
                    <w:color w:val="404040" w:themeColor="text1" w:themeTint="BF"/>
                    <w:sz w:val="24"/>
                    <w:szCs w:val="24"/>
                    <w:lang w:val="en-US"/>
                  </w:rPr>
                </w:rPrChange>
              </w:rPr>
            </w:pPr>
            <w:ins w:id="514" w:author="Kamy Nz" w:date="2015-05-08T14:33:00Z">
              <w:r w:rsidRPr="00C67B4D">
                <w:rPr>
                  <w:rFonts w:ascii="Times New Roman" w:eastAsia="Times New Roman" w:hAnsi="Times New Roman" w:cs="Times New Roman"/>
                  <w:szCs w:val="22"/>
                  <w:lang w:val="en-US"/>
                  <w:rPrChange w:id="515" w:author="Kamy Nz" w:date="2015-05-08T14:36:00Z">
                    <w:rPr>
                      <w:rFonts w:ascii="Calibri" w:eastAsia="Times New Roman" w:hAnsi="Calibri" w:cs="Times New Roman"/>
                      <w:sz w:val="24"/>
                      <w:szCs w:val="24"/>
                      <w:lang w:val="en-US"/>
                    </w:rPr>
                  </w:rPrChange>
                </w:rPr>
                <w:t> </w:t>
              </w:r>
            </w:ins>
          </w:p>
        </w:tc>
        <w:tc>
          <w:tcPr>
            <w:tcW w:w="379" w:type="dxa"/>
            <w:tcBorders>
              <w:top w:val="nil"/>
              <w:left w:val="nil"/>
              <w:bottom w:val="single" w:sz="4" w:space="0" w:color="auto"/>
              <w:right w:val="single" w:sz="4" w:space="0" w:color="auto"/>
            </w:tcBorders>
            <w:shd w:val="clear" w:color="auto" w:fill="auto"/>
            <w:noWrap/>
            <w:vAlign w:val="bottom"/>
            <w:hideMark/>
            <w:tcPrChange w:id="516"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3397FC34" w14:textId="77777777" w:rsidR="00C67B4D" w:rsidRPr="00C67B4D" w:rsidRDefault="00C67B4D" w:rsidP="00C67B4D">
            <w:pPr>
              <w:keepNext/>
              <w:keepLines/>
              <w:spacing w:before="200" w:line="240" w:lineRule="auto"/>
              <w:outlineLvl w:val="7"/>
              <w:rPr>
                <w:ins w:id="517" w:author="Kamy Nz" w:date="2015-05-08T14:33:00Z"/>
                <w:rFonts w:ascii="Times New Roman" w:eastAsia="Times New Roman" w:hAnsi="Times New Roman" w:cs="Times New Roman"/>
                <w:szCs w:val="22"/>
                <w:lang w:val="en-US"/>
                <w:rPrChange w:id="518" w:author="Kamy Nz" w:date="2015-05-08T14:36:00Z">
                  <w:rPr>
                    <w:ins w:id="519" w:author="Kamy Nz" w:date="2015-05-08T14:33:00Z"/>
                    <w:rFonts w:ascii="Calibri" w:eastAsia="Times New Roman" w:hAnsi="Calibri" w:cs="Times New Roman"/>
                    <w:color w:val="404040" w:themeColor="text1" w:themeTint="BF"/>
                    <w:sz w:val="24"/>
                    <w:szCs w:val="24"/>
                    <w:lang w:val="en-US"/>
                  </w:rPr>
                </w:rPrChange>
              </w:rPr>
            </w:pPr>
            <w:ins w:id="520" w:author="Kamy Nz" w:date="2015-05-08T14:33:00Z">
              <w:r w:rsidRPr="00C67B4D">
                <w:rPr>
                  <w:rFonts w:ascii="Times New Roman" w:eastAsia="Times New Roman" w:hAnsi="Times New Roman" w:cs="Times New Roman"/>
                  <w:szCs w:val="22"/>
                  <w:lang w:val="en-US"/>
                  <w:rPrChange w:id="521"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522"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68B32DCE" w14:textId="77777777" w:rsidR="00C67B4D" w:rsidRPr="00C67B4D" w:rsidRDefault="00C67B4D" w:rsidP="00C67B4D">
            <w:pPr>
              <w:spacing w:line="240" w:lineRule="auto"/>
              <w:rPr>
                <w:ins w:id="523" w:author="Kamy Nz" w:date="2015-05-08T14:33:00Z"/>
                <w:rFonts w:ascii="Times New Roman" w:eastAsia="Times New Roman" w:hAnsi="Times New Roman" w:cs="Times New Roman"/>
                <w:szCs w:val="22"/>
                <w:lang w:val="en-US"/>
                <w:rPrChange w:id="524" w:author="Kamy Nz" w:date="2015-05-08T14:36:00Z">
                  <w:rPr>
                    <w:ins w:id="525" w:author="Kamy Nz" w:date="2015-05-08T14:33:00Z"/>
                    <w:rFonts w:ascii="Calibri" w:eastAsia="Times New Roman" w:hAnsi="Calibri" w:cs="Times New Roman"/>
                    <w:sz w:val="24"/>
                    <w:szCs w:val="24"/>
                    <w:lang w:val="en-US"/>
                  </w:rPr>
                </w:rPrChange>
              </w:rPr>
            </w:pPr>
            <w:ins w:id="526" w:author="Kamy Nz" w:date="2015-05-08T14:33:00Z">
              <w:r w:rsidRPr="00C67B4D">
                <w:rPr>
                  <w:rFonts w:ascii="Times New Roman" w:eastAsia="Times New Roman" w:hAnsi="Times New Roman" w:cs="Times New Roman"/>
                  <w:szCs w:val="22"/>
                  <w:lang w:val="en-US"/>
                  <w:rPrChange w:id="527"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528"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3CF12CA6" w14:textId="77777777" w:rsidR="00C67B4D" w:rsidRPr="00C67B4D" w:rsidRDefault="00C67B4D" w:rsidP="00C67B4D">
            <w:pPr>
              <w:spacing w:line="240" w:lineRule="auto"/>
              <w:rPr>
                <w:ins w:id="529" w:author="Kamy Nz" w:date="2015-05-08T14:33:00Z"/>
                <w:rFonts w:ascii="Times New Roman" w:eastAsia="Times New Roman" w:hAnsi="Times New Roman" w:cs="Times New Roman"/>
                <w:szCs w:val="22"/>
                <w:lang w:val="en-US"/>
                <w:rPrChange w:id="530" w:author="Kamy Nz" w:date="2015-05-08T14:36:00Z">
                  <w:rPr>
                    <w:ins w:id="531" w:author="Kamy Nz" w:date="2015-05-08T14:33:00Z"/>
                    <w:rFonts w:ascii="Calibri" w:eastAsia="Times New Roman" w:hAnsi="Calibri" w:cs="Times New Roman"/>
                    <w:sz w:val="24"/>
                    <w:szCs w:val="24"/>
                    <w:lang w:val="en-US"/>
                  </w:rPr>
                </w:rPrChange>
              </w:rPr>
            </w:pPr>
            <w:ins w:id="532" w:author="Kamy Nz" w:date="2015-05-08T14:33:00Z">
              <w:r w:rsidRPr="00C67B4D">
                <w:rPr>
                  <w:rFonts w:ascii="Times New Roman" w:eastAsia="Times New Roman" w:hAnsi="Times New Roman" w:cs="Times New Roman"/>
                  <w:szCs w:val="22"/>
                  <w:lang w:val="en-US"/>
                  <w:rPrChange w:id="533" w:author="Kamy Nz" w:date="2015-05-08T14:36:00Z">
                    <w:rPr>
                      <w:rFonts w:ascii="Calibri" w:eastAsia="Times New Roman" w:hAnsi="Calibri" w:cs="Times New Roman"/>
                      <w:sz w:val="24"/>
                      <w:szCs w:val="24"/>
                      <w:lang w:val="en-US"/>
                    </w:rPr>
                  </w:rPrChange>
                </w:rPr>
                <w:t> </w:t>
              </w:r>
            </w:ins>
          </w:p>
        </w:tc>
        <w:tc>
          <w:tcPr>
            <w:tcW w:w="363" w:type="dxa"/>
            <w:tcBorders>
              <w:top w:val="nil"/>
              <w:left w:val="nil"/>
              <w:bottom w:val="single" w:sz="4" w:space="0" w:color="auto"/>
              <w:right w:val="single" w:sz="4" w:space="0" w:color="auto"/>
            </w:tcBorders>
            <w:shd w:val="clear" w:color="auto" w:fill="auto"/>
            <w:noWrap/>
            <w:vAlign w:val="bottom"/>
            <w:hideMark/>
            <w:tcPrChange w:id="534" w:author="Kamy Nz" w:date="2015-05-08T14:46:00Z">
              <w:tcPr>
                <w:tcW w:w="363" w:type="dxa"/>
                <w:tcBorders>
                  <w:top w:val="nil"/>
                  <w:left w:val="nil"/>
                  <w:bottom w:val="single" w:sz="4" w:space="0" w:color="auto"/>
                  <w:right w:val="single" w:sz="4" w:space="0" w:color="auto"/>
                </w:tcBorders>
                <w:shd w:val="clear" w:color="auto" w:fill="auto"/>
                <w:noWrap/>
                <w:vAlign w:val="bottom"/>
                <w:hideMark/>
              </w:tcPr>
            </w:tcPrChange>
          </w:tcPr>
          <w:p w14:paraId="0B4ABCF7" w14:textId="77777777" w:rsidR="00C67B4D" w:rsidRPr="00C67B4D" w:rsidRDefault="00C67B4D" w:rsidP="00C67B4D">
            <w:pPr>
              <w:keepNext/>
              <w:keepLines/>
              <w:spacing w:before="200" w:line="240" w:lineRule="auto"/>
              <w:outlineLvl w:val="7"/>
              <w:rPr>
                <w:ins w:id="535" w:author="Kamy Nz" w:date="2015-05-08T14:33:00Z"/>
                <w:rFonts w:ascii="Times New Roman" w:eastAsia="Times New Roman" w:hAnsi="Times New Roman" w:cs="Times New Roman"/>
                <w:szCs w:val="22"/>
                <w:lang w:val="en-US"/>
                <w:rPrChange w:id="536" w:author="Kamy Nz" w:date="2015-05-08T14:36:00Z">
                  <w:rPr>
                    <w:ins w:id="537" w:author="Kamy Nz" w:date="2015-05-08T14:33:00Z"/>
                    <w:rFonts w:ascii="Calibri" w:eastAsia="Times New Roman" w:hAnsi="Calibri" w:cs="Times New Roman"/>
                    <w:color w:val="404040" w:themeColor="text1" w:themeTint="BF"/>
                    <w:sz w:val="24"/>
                    <w:szCs w:val="24"/>
                    <w:lang w:val="en-US"/>
                  </w:rPr>
                </w:rPrChange>
              </w:rPr>
            </w:pPr>
            <w:ins w:id="538" w:author="Kamy Nz" w:date="2015-05-08T14:33:00Z">
              <w:r w:rsidRPr="00C67B4D">
                <w:rPr>
                  <w:rFonts w:ascii="Times New Roman" w:eastAsia="Times New Roman" w:hAnsi="Times New Roman" w:cs="Times New Roman"/>
                  <w:szCs w:val="22"/>
                  <w:lang w:val="en-US"/>
                  <w:rPrChange w:id="539" w:author="Kamy Nz" w:date="2015-05-08T14:36:00Z">
                    <w:rPr>
                      <w:rFonts w:ascii="Calibri" w:eastAsia="Times New Roman" w:hAnsi="Calibri" w:cs="Times New Roman"/>
                      <w:sz w:val="24"/>
                      <w:szCs w:val="24"/>
                      <w:lang w:val="en-US"/>
                    </w:rPr>
                  </w:rPrChange>
                </w:rPr>
                <w:t> </w:t>
              </w:r>
            </w:ins>
          </w:p>
        </w:tc>
        <w:tc>
          <w:tcPr>
            <w:tcW w:w="435" w:type="dxa"/>
            <w:tcBorders>
              <w:top w:val="nil"/>
              <w:left w:val="nil"/>
              <w:bottom w:val="single" w:sz="4" w:space="0" w:color="auto"/>
              <w:right w:val="single" w:sz="4" w:space="0" w:color="auto"/>
            </w:tcBorders>
            <w:shd w:val="clear" w:color="auto" w:fill="auto"/>
            <w:noWrap/>
            <w:vAlign w:val="bottom"/>
            <w:hideMark/>
            <w:tcPrChange w:id="540" w:author="Kamy Nz" w:date="2015-05-08T14:46:00Z">
              <w:tcPr>
                <w:tcW w:w="435" w:type="dxa"/>
                <w:tcBorders>
                  <w:top w:val="nil"/>
                  <w:left w:val="nil"/>
                  <w:bottom w:val="single" w:sz="4" w:space="0" w:color="auto"/>
                  <w:right w:val="single" w:sz="4" w:space="0" w:color="auto"/>
                </w:tcBorders>
                <w:shd w:val="clear" w:color="auto" w:fill="auto"/>
                <w:noWrap/>
                <w:vAlign w:val="bottom"/>
                <w:hideMark/>
              </w:tcPr>
            </w:tcPrChange>
          </w:tcPr>
          <w:p w14:paraId="4D400F58" w14:textId="77777777" w:rsidR="00C67B4D" w:rsidRPr="00C67B4D" w:rsidRDefault="00C67B4D" w:rsidP="00C67B4D">
            <w:pPr>
              <w:keepNext/>
              <w:keepLines/>
              <w:spacing w:before="200" w:line="240" w:lineRule="auto"/>
              <w:outlineLvl w:val="7"/>
              <w:rPr>
                <w:ins w:id="541" w:author="Kamy Nz" w:date="2015-05-08T14:33:00Z"/>
                <w:rFonts w:ascii="Times New Roman" w:eastAsia="Times New Roman" w:hAnsi="Times New Roman" w:cs="Times New Roman"/>
                <w:szCs w:val="22"/>
                <w:lang w:val="en-US"/>
                <w:rPrChange w:id="542" w:author="Kamy Nz" w:date="2015-05-08T14:36:00Z">
                  <w:rPr>
                    <w:ins w:id="543" w:author="Kamy Nz" w:date="2015-05-08T14:33:00Z"/>
                    <w:rFonts w:ascii="Calibri" w:eastAsia="Times New Roman" w:hAnsi="Calibri" w:cs="Times New Roman"/>
                    <w:color w:val="404040" w:themeColor="text1" w:themeTint="BF"/>
                    <w:sz w:val="24"/>
                    <w:szCs w:val="24"/>
                    <w:lang w:val="en-US"/>
                  </w:rPr>
                </w:rPrChange>
              </w:rPr>
            </w:pPr>
            <w:ins w:id="544" w:author="Kamy Nz" w:date="2015-05-08T14:33:00Z">
              <w:r w:rsidRPr="00C67B4D">
                <w:rPr>
                  <w:rFonts w:ascii="Times New Roman" w:eastAsia="Times New Roman" w:hAnsi="Times New Roman" w:cs="Times New Roman"/>
                  <w:szCs w:val="22"/>
                  <w:lang w:val="en-US"/>
                  <w:rPrChange w:id="545"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546"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2D9984FA" w14:textId="77777777" w:rsidR="00C67B4D" w:rsidRPr="00C67B4D" w:rsidRDefault="00C67B4D" w:rsidP="00C67B4D">
            <w:pPr>
              <w:keepNext/>
              <w:keepLines/>
              <w:spacing w:before="200" w:line="240" w:lineRule="auto"/>
              <w:outlineLvl w:val="7"/>
              <w:rPr>
                <w:ins w:id="547" w:author="Kamy Nz" w:date="2015-05-08T14:33:00Z"/>
                <w:rFonts w:ascii="Times New Roman" w:eastAsia="Times New Roman" w:hAnsi="Times New Roman" w:cs="Times New Roman"/>
                <w:szCs w:val="22"/>
                <w:lang w:val="en-US"/>
                <w:rPrChange w:id="548" w:author="Kamy Nz" w:date="2015-05-08T14:36:00Z">
                  <w:rPr>
                    <w:ins w:id="549" w:author="Kamy Nz" w:date="2015-05-08T14:33:00Z"/>
                    <w:rFonts w:ascii="Calibri" w:eastAsia="Times New Roman" w:hAnsi="Calibri" w:cs="Times New Roman"/>
                    <w:color w:val="404040" w:themeColor="text1" w:themeTint="BF"/>
                    <w:sz w:val="24"/>
                    <w:szCs w:val="24"/>
                    <w:lang w:val="en-US"/>
                  </w:rPr>
                </w:rPrChange>
              </w:rPr>
            </w:pPr>
            <w:ins w:id="550" w:author="Kamy Nz" w:date="2015-05-08T14:33:00Z">
              <w:r w:rsidRPr="00C67B4D">
                <w:rPr>
                  <w:rFonts w:ascii="Times New Roman" w:eastAsia="Times New Roman" w:hAnsi="Times New Roman" w:cs="Times New Roman"/>
                  <w:szCs w:val="22"/>
                  <w:lang w:val="en-US"/>
                  <w:rPrChange w:id="551"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552"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758F34C6" w14:textId="77777777" w:rsidR="00C67B4D" w:rsidRPr="00C67B4D" w:rsidRDefault="00C67B4D" w:rsidP="00C67B4D">
            <w:pPr>
              <w:keepNext/>
              <w:keepLines/>
              <w:spacing w:before="200" w:line="240" w:lineRule="auto"/>
              <w:outlineLvl w:val="7"/>
              <w:rPr>
                <w:ins w:id="553" w:author="Kamy Nz" w:date="2015-05-08T14:33:00Z"/>
                <w:rFonts w:ascii="Times New Roman" w:eastAsia="Times New Roman" w:hAnsi="Times New Roman" w:cs="Times New Roman"/>
                <w:szCs w:val="22"/>
                <w:lang w:val="en-US"/>
                <w:rPrChange w:id="554" w:author="Kamy Nz" w:date="2015-05-08T14:36:00Z">
                  <w:rPr>
                    <w:ins w:id="555" w:author="Kamy Nz" w:date="2015-05-08T14:33:00Z"/>
                    <w:rFonts w:ascii="Calibri" w:eastAsia="Times New Roman" w:hAnsi="Calibri" w:cs="Times New Roman"/>
                    <w:color w:val="404040" w:themeColor="text1" w:themeTint="BF"/>
                    <w:sz w:val="24"/>
                    <w:szCs w:val="24"/>
                    <w:lang w:val="en-US"/>
                  </w:rPr>
                </w:rPrChange>
              </w:rPr>
            </w:pPr>
            <w:ins w:id="556" w:author="Kamy Nz" w:date="2015-05-08T14:33:00Z">
              <w:r w:rsidRPr="00C67B4D">
                <w:rPr>
                  <w:rFonts w:ascii="Times New Roman" w:eastAsia="Times New Roman" w:hAnsi="Times New Roman" w:cs="Times New Roman"/>
                  <w:szCs w:val="22"/>
                  <w:lang w:val="en-US"/>
                  <w:rPrChange w:id="557" w:author="Kamy Nz" w:date="2015-05-08T14:36:00Z">
                    <w:rPr>
                      <w:rFonts w:ascii="Calibri" w:eastAsia="Times New Roman" w:hAnsi="Calibri" w:cs="Times New Roman"/>
                      <w:sz w:val="24"/>
                      <w:szCs w:val="24"/>
                      <w:lang w:val="en-US"/>
                    </w:rPr>
                  </w:rPrChange>
                </w:rPr>
                <w:t> </w:t>
              </w:r>
            </w:ins>
          </w:p>
        </w:tc>
        <w:tc>
          <w:tcPr>
            <w:tcW w:w="488" w:type="dxa"/>
            <w:tcBorders>
              <w:top w:val="nil"/>
              <w:left w:val="nil"/>
              <w:bottom w:val="single" w:sz="4" w:space="0" w:color="auto"/>
              <w:right w:val="single" w:sz="4" w:space="0" w:color="auto"/>
            </w:tcBorders>
            <w:shd w:val="clear" w:color="auto" w:fill="auto"/>
            <w:noWrap/>
            <w:vAlign w:val="bottom"/>
            <w:hideMark/>
            <w:tcPrChange w:id="558" w:author="Kamy Nz" w:date="2015-05-08T14:46:00Z">
              <w:tcPr>
                <w:tcW w:w="488" w:type="dxa"/>
                <w:tcBorders>
                  <w:top w:val="nil"/>
                  <w:left w:val="nil"/>
                  <w:bottom w:val="single" w:sz="4" w:space="0" w:color="auto"/>
                  <w:right w:val="single" w:sz="4" w:space="0" w:color="auto"/>
                </w:tcBorders>
                <w:shd w:val="clear" w:color="auto" w:fill="auto"/>
                <w:noWrap/>
                <w:vAlign w:val="bottom"/>
                <w:hideMark/>
              </w:tcPr>
            </w:tcPrChange>
          </w:tcPr>
          <w:p w14:paraId="11E8747D" w14:textId="77777777" w:rsidR="00C67B4D" w:rsidRPr="00C67B4D" w:rsidRDefault="00C67B4D" w:rsidP="00C67B4D">
            <w:pPr>
              <w:keepNext/>
              <w:keepLines/>
              <w:spacing w:before="200" w:line="240" w:lineRule="auto"/>
              <w:outlineLvl w:val="7"/>
              <w:rPr>
                <w:ins w:id="559" w:author="Kamy Nz" w:date="2015-05-08T14:33:00Z"/>
                <w:rFonts w:ascii="Times New Roman" w:eastAsia="Times New Roman" w:hAnsi="Times New Roman" w:cs="Times New Roman"/>
                <w:szCs w:val="22"/>
                <w:lang w:val="en-US"/>
                <w:rPrChange w:id="560" w:author="Kamy Nz" w:date="2015-05-08T14:36:00Z">
                  <w:rPr>
                    <w:ins w:id="561" w:author="Kamy Nz" w:date="2015-05-08T14:33:00Z"/>
                    <w:rFonts w:ascii="Calibri" w:eastAsia="Times New Roman" w:hAnsi="Calibri" w:cs="Times New Roman"/>
                    <w:color w:val="404040" w:themeColor="text1" w:themeTint="BF"/>
                    <w:sz w:val="24"/>
                    <w:szCs w:val="24"/>
                    <w:lang w:val="en-US"/>
                  </w:rPr>
                </w:rPrChange>
              </w:rPr>
            </w:pPr>
            <w:ins w:id="562" w:author="Kamy Nz" w:date="2015-05-08T14:33:00Z">
              <w:r w:rsidRPr="00C67B4D">
                <w:rPr>
                  <w:rFonts w:ascii="Times New Roman" w:eastAsia="Times New Roman" w:hAnsi="Times New Roman" w:cs="Times New Roman"/>
                  <w:szCs w:val="22"/>
                  <w:lang w:val="en-US"/>
                  <w:rPrChange w:id="563" w:author="Kamy Nz" w:date="2015-05-08T14:36:00Z">
                    <w:rPr>
                      <w:rFonts w:ascii="Calibri" w:eastAsia="Times New Roman" w:hAnsi="Calibri" w:cs="Times New Roman"/>
                      <w:sz w:val="24"/>
                      <w:szCs w:val="24"/>
                      <w:lang w:val="en-US"/>
                    </w:rPr>
                  </w:rPrChange>
                </w:rPr>
                <w:t> </w:t>
              </w:r>
            </w:ins>
          </w:p>
        </w:tc>
        <w:tc>
          <w:tcPr>
            <w:tcW w:w="432" w:type="dxa"/>
            <w:tcBorders>
              <w:top w:val="nil"/>
              <w:left w:val="nil"/>
              <w:bottom w:val="single" w:sz="4" w:space="0" w:color="auto"/>
              <w:right w:val="single" w:sz="4" w:space="0" w:color="auto"/>
            </w:tcBorders>
            <w:shd w:val="clear" w:color="auto" w:fill="auto"/>
            <w:noWrap/>
            <w:vAlign w:val="bottom"/>
            <w:hideMark/>
            <w:tcPrChange w:id="564" w:author="Kamy Nz" w:date="2015-05-08T14:46:00Z">
              <w:tcPr>
                <w:tcW w:w="432" w:type="dxa"/>
                <w:tcBorders>
                  <w:top w:val="nil"/>
                  <w:left w:val="nil"/>
                  <w:bottom w:val="single" w:sz="4" w:space="0" w:color="auto"/>
                  <w:right w:val="single" w:sz="4" w:space="0" w:color="auto"/>
                </w:tcBorders>
                <w:shd w:val="clear" w:color="auto" w:fill="auto"/>
                <w:noWrap/>
                <w:vAlign w:val="bottom"/>
                <w:hideMark/>
              </w:tcPr>
            </w:tcPrChange>
          </w:tcPr>
          <w:p w14:paraId="1DC989E6" w14:textId="77777777" w:rsidR="00C67B4D" w:rsidRPr="00C67B4D" w:rsidRDefault="00C67B4D" w:rsidP="00C67B4D">
            <w:pPr>
              <w:keepNext/>
              <w:keepLines/>
              <w:spacing w:before="200" w:line="240" w:lineRule="auto"/>
              <w:outlineLvl w:val="7"/>
              <w:rPr>
                <w:ins w:id="565" w:author="Kamy Nz" w:date="2015-05-08T14:33:00Z"/>
                <w:rFonts w:ascii="Times New Roman" w:eastAsia="Times New Roman" w:hAnsi="Times New Roman" w:cs="Times New Roman"/>
                <w:szCs w:val="22"/>
                <w:lang w:val="en-US"/>
                <w:rPrChange w:id="566" w:author="Kamy Nz" w:date="2015-05-08T14:36:00Z">
                  <w:rPr>
                    <w:ins w:id="567" w:author="Kamy Nz" w:date="2015-05-08T14:33:00Z"/>
                    <w:rFonts w:ascii="Calibri" w:eastAsia="Times New Roman" w:hAnsi="Calibri" w:cs="Times New Roman"/>
                    <w:color w:val="404040" w:themeColor="text1" w:themeTint="BF"/>
                    <w:sz w:val="24"/>
                    <w:szCs w:val="24"/>
                    <w:lang w:val="en-US"/>
                  </w:rPr>
                </w:rPrChange>
              </w:rPr>
            </w:pPr>
            <w:ins w:id="568" w:author="Kamy Nz" w:date="2015-05-08T14:33:00Z">
              <w:r w:rsidRPr="00C67B4D">
                <w:rPr>
                  <w:rFonts w:ascii="Times New Roman" w:eastAsia="Times New Roman" w:hAnsi="Times New Roman" w:cs="Times New Roman"/>
                  <w:szCs w:val="22"/>
                  <w:lang w:val="en-US"/>
                  <w:rPrChange w:id="569"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570"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57BBEFA8" w14:textId="77777777" w:rsidR="00C67B4D" w:rsidRPr="00C67B4D" w:rsidRDefault="00C67B4D" w:rsidP="00C67B4D">
            <w:pPr>
              <w:keepNext/>
              <w:keepLines/>
              <w:spacing w:before="200" w:line="240" w:lineRule="auto"/>
              <w:outlineLvl w:val="7"/>
              <w:rPr>
                <w:ins w:id="571" w:author="Kamy Nz" w:date="2015-05-08T14:33:00Z"/>
                <w:rFonts w:ascii="Times New Roman" w:eastAsia="Times New Roman" w:hAnsi="Times New Roman" w:cs="Times New Roman"/>
                <w:szCs w:val="22"/>
                <w:lang w:val="en-US"/>
                <w:rPrChange w:id="572" w:author="Kamy Nz" w:date="2015-05-08T14:36:00Z">
                  <w:rPr>
                    <w:ins w:id="573" w:author="Kamy Nz" w:date="2015-05-08T14:33:00Z"/>
                    <w:rFonts w:ascii="Calibri" w:eastAsia="Times New Roman" w:hAnsi="Calibri" w:cs="Times New Roman"/>
                    <w:color w:val="404040" w:themeColor="text1" w:themeTint="BF"/>
                    <w:sz w:val="24"/>
                    <w:szCs w:val="24"/>
                    <w:lang w:val="en-US"/>
                  </w:rPr>
                </w:rPrChange>
              </w:rPr>
            </w:pPr>
            <w:ins w:id="574" w:author="Kamy Nz" w:date="2015-05-08T14:33:00Z">
              <w:r w:rsidRPr="00C67B4D">
                <w:rPr>
                  <w:rFonts w:ascii="Times New Roman" w:eastAsia="Times New Roman" w:hAnsi="Times New Roman" w:cs="Times New Roman"/>
                  <w:szCs w:val="22"/>
                  <w:lang w:val="en-US"/>
                  <w:rPrChange w:id="575" w:author="Kamy Nz" w:date="2015-05-08T14:36:00Z">
                    <w:rPr>
                      <w:rFonts w:ascii="Calibri" w:eastAsia="Times New Roman" w:hAnsi="Calibri" w:cs="Times New Roman"/>
                      <w:sz w:val="24"/>
                      <w:szCs w:val="24"/>
                      <w:lang w:val="en-US"/>
                    </w:rPr>
                  </w:rPrChange>
                </w:rPr>
                <w:t> </w:t>
              </w:r>
            </w:ins>
          </w:p>
        </w:tc>
        <w:tc>
          <w:tcPr>
            <w:tcW w:w="525" w:type="dxa"/>
            <w:gridSpan w:val="2"/>
            <w:tcBorders>
              <w:top w:val="nil"/>
              <w:left w:val="nil"/>
              <w:bottom w:val="single" w:sz="4" w:space="0" w:color="auto"/>
              <w:right w:val="single" w:sz="4" w:space="0" w:color="auto"/>
            </w:tcBorders>
            <w:shd w:val="clear" w:color="auto" w:fill="auto"/>
            <w:noWrap/>
            <w:vAlign w:val="bottom"/>
            <w:hideMark/>
            <w:tcPrChange w:id="576" w:author="Kamy Nz" w:date="2015-05-08T14:46:00Z">
              <w:tcPr>
                <w:tcW w:w="525" w:type="dxa"/>
                <w:gridSpan w:val="2"/>
                <w:tcBorders>
                  <w:top w:val="nil"/>
                  <w:left w:val="nil"/>
                  <w:bottom w:val="single" w:sz="4" w:space="0" w:color="auto"/>
                  <w:right w:val="single" w:sz="4" w:space="0" w:color="auto"/>
                </w:tcBorders>
                <w:shd w:val="clear" w:color="auto" w:fill="auto"/>
                <w:noWrap/>
                <w:vAlign w:val="bottom"/>
                <w:hideMark/>
              </w:tcPr>
            </w:tcPrChange>
          </w:tcPr>
          <w:p w14:paraId="5FE5D539" w14:textId="77777777" w:rsidR="00C67B4D" w:rsidRPr="00C67B4D" w:rsidRDefault="00C67B4D" w:rsidP="00C67B4D">
            <w:pPr>
              <w:keepNext/>
              <w:keepLines/>
              <w:spacing w:before="200" w:line="240" w:lineRule="auto"/>
              <w:outlineLvl w:val="7"/>
              <w:rPr>
                <w:ins w:id="577" w:author="Kamy Nz" w:date="2015-05-08T14:33:00Z"/>
                <w:rFonts w:ascii="Times New Roman" w:eastAsia="Times New Roman" w:hAnsi="Times New Roman" w:cs="Times New Roman"/>
                <w:szCs w:val="22"/>
                <w:lang w:val="en-US"/>
                <w:rPrChange w:id="578" w:author="Kamy Nz" w:date="2015-05-08T14:36:00Z">
                  <w:rPr>
                    <w:ins w:id="579" w:author="Kamy Nz" w:date="2015-05-08T14:33:00Z"/>
                    <w:rFonts w:ascii="Calibri" w:eastAsia="Times New Roman" w:hAnsi="Calibri" w:cs="Times New Roman"/>
                    <w:color w:val="404040" w:themeColor="text1" w:themeTint="BF"/>
                    <w:sz w:val="24"/>
                    <w:szCs w:val="24"/>
                    <w:lang w:val="en-US"/>
                  </w:rPr>
                </w:rPrChange>
              </w:rPr>
            </w:pPr>
            <w:ins w:id="580" w:author="Kamy Nz" w:date="2015-05-08T14:33:00Z">
              <w:r w:rsidRPr="00C67B4D">
                <w:rPr>
                  <w:rFonts w:ascii="Times New Roman" w:eastAsia="Times New Roman" w:hAnsi="Times New Roman" w:cs="Times New Roman"/>
                  <w:szCs w:val="22"/>
                  <w:lang w:val="en-US"/>
                  <w:rPrChange w:id="581" w:author="Kamy Nz" w:date="2015-05-08T14:36:00Z">
                    <w:rPr>
                      <w:rFonts w:ascii="Calibri" w:eastAsia="Times New Roman" w:hAnsi="Calibri" w:cs="Times New Roman"/>
                      <w:sz w:val="24"/>
                      <w:szCs w:val="24"/>
                      <w:lang w:val="en-US"/>
                    </w:rPr>
                  </w:rPrChange>
                </w:rPr>
                <w:t> </w:t>
              </w:r>
            </w:ins>
          </w:p>
        </w:tc>
      </w:tr>
      <w:tr w:rsidR="00C67B4D" w:rsidRPr="00C67B4D" w14:paraId="19787246" w14:textId="77777777" w:rsidTr="00C67B4D">
        <w:trPr>
          <w:trHeight w:val="300"/>
          <w:ins w:id="582" w:author="Kamy Nz" w:date="2015-05-08T14:33:00Z"/>
          <w:trPrChange w:id="583" w:author="Kamy Nz" w:date="2015-05-08T14:46:00Z">
            <w:trPr>
              <w:trHeight w:val="300"/>
            </w:trPr>
          </w:trPrChange>
        </w:trPr>
        <w:tc>
          <w:tcPr>
            <w:tcW w:w="3261" w:type="dxa"/>
            <w:tcBorders>
              <w:top w:val="nil"/>
              <w:left w:val="single" w:sz="4" w:space="0" w:color="auto"/>
              <w:bottom w:val="single" w:sz="4" w:space="0" w:color="auto"/>
              <w:right w:val="single" w:sz="4" w:space="0" w:color="auto"/>
            </w:tcBorders>
            <w:shd w:val="clear" w:color="auto" w:fill="auto"/>
            <w:noWrap/>
            <w:vAlign w:val="bottom"/>
            <w:hideMark/>
            <w:tcPrChange w:id="584" w:author="Kamy Nz" w:date="2015-05-08T14:46:00Z">
              <w:tcPr>
                <w:tcW w:w="3333"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2324863" w14:textId="77777777" w:rsidR="00C67B4D" w:rsidRPr="00C67B4D" w:rsidRDefault="00C67B4D">
            <w:pPr>
              <w:spacing w:line="240" w:lineRule="auto"/>
              <w:jc w:val="both"/>
              <w:rPr>
                <w:ins w:id="585" w:author="Kamy Nz" w:date="2015-05-08T14:33:00Z"/>
                <w:rFonts w:ascii="Times New Roman" w:eastAsia="Times New Roman" w:hAnsi="Times New Roman" w:cs="Times New Roman"/>
                <w:szCs w:val="22"/>
                <w:lang w:val="en-US"/>
                <w:rPrChange w:id="586" w:author="Kamy Nz" w:date="2015-05-08T14:36:00Z">
                  <w:rPr>
                    <w:ins w:id="587" w:author="Kamy Nz" w:date="2015-05-08T14:33:00Z"/>
                    <w:rFonts w:ascii="Calibri" w:eastAsia="Times New Roman" w:hAnsi="Calibri" w:cs="Times New Roman"/>
                    <w:sz w:val="24"/>
                    <w:szCs w:val="24"/>
                    <w:lang w:val="en-US"/>
                  </w:rPr>
                </w:rPrChange>
              </w:rPr>
              <w:pPrChange w:id="588" w:author="Kamy Nz" w:date="2015-05-08T14:46:00Z">
                <w:pPr>
                  <w:spacing w:line="240" w:lineRule="auto"/>
                </w:pPr>
              </w:pPrChange>
            </w:pPr>
            <w:ins w:id="589" w:author="Kamy Nz" w:date="2015-05-08T14:33:00Z">
              <w:r w:rsidRPr="00C67B4D">
                <w:rPr>
                  <w:rFonts w:ascii="Times New Roman" w:eastAsia="Times New Roman" w:hAnsi="Times New Roman" w:cs="Times New Roman"/>
                  <w:szCs w:val="22"/>
                  <w:lang w:val="en-US"/>
                  <w:rPrChange w:id="590" w:author="Kamy Nz" w:date="2015-05-08T14:36:00Z">
                    <w:rPr>
                      <w:rFonts w:ascii="Calibri" w:eastAsia="Times New Roman" w:hAnsi="Calibri" w:cs="Times New Roman"/>
                      <w:sz w:val="24"/>
                      <w:szCs w:val="24"/>
                      <w:lang w:val="en-US"/>
                    </w:rPr>
                  </w:rPrChange>
                </w:rPr>
                <w:t xml:space="preserve">3.Realizar </w:t>
              </w:r>
              <w:proofErr w:type="spellStart"/>
              <w:r w:rsidRPr="00C67B4D">
                <w:rPr>
                  <w:rFonts w:ascii="Times New Roman" w:eastAsia="Times New Roman" w:hAnsi="Times New Roman" w:cs="Times New Roman"/>
                  <w:szCs w:val="22"/>
                  <w:lang w:val="en-US"/>
                  <w:rPrChange w:id="591" w:author="Kamy Nz" w:date="2015-05-08T14:36:00Z">
                    <w:rPr>
                      <w:rFonts w:ascii="Calibri" w:eastAsia="Times New Roman" w:hAnsi="Calibri" w:cs="Times New Roman"/>
                      <w:sz w:val="24"/>
                      <w:szCs w:val="24"/>
                      <w:lang w:val="en-US"/>
                    </w:rPr>
                  </w:rPrChange>
                </w:rPr>
                <w:t>pruebas</w:t>
              </w:r>
              <w:proofErr w:type="spellEnd"/>
              <w:r w:rsidRPr="00C67B4D">
                <w:rPr>
                  <w:rFonts w:ascii="Times New Roman" w:eastAsia="Times New Roman" w:hAnsi="Times New Roman" w:cs="Times New Roman"/>
                  <w:szCs w:val="22"/>
                  <w:lang w:val="en-US"/>
                  <w:rPrChange w:id="592"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593" w:author="Kamy Nz" w:date="2015-05-08T14:36:00Z">
                    <w:rPr>
                      <w:rFonts w:ascii="Calibri" w:eastAsia="Times New Roman" w:hAnsi="Calibri" w:cs="Times New Roman"/>
                      <w:sz w:val="24"/>
                      <w:szCs w:val="24"/>
                      <w:lang w:val="en-US"/>
                    </w:rPr>
                  </w:rPrChange>
                </w:rPr>
                <w:t>estadísticas</w:t>
              </w:r>
              <w:proofErr w:type="spellEnd"/>
              <w:r w:rsidRPr="00C67B4D">
                <w:rPr>
                  <w:rFonts w:ascii="Times New Roman" w:eastAsia="Times New Roman" w:hAnsi="Times New Roman" w:cs="Times New Roman"/>
                  <w:szCs w:val="22"/>
                  <w:lang w:val="en-US"/>
                  <w:rPrChange w:id="594" w:author="Kamy Nz" w:date="2015-05-08T14:36:00Z">
                    <w:rPr>
                      <w:rFonts w:ascii="Calibri" w:eastAsia="Times New Roman" w:hAnsi="Calibri" w:cs="Times New Roman"/>
                      <w:sz w:val="24"/>
                      <w:szCs w:val="24"/>
                      <w:lang w:val="en-US"/>
                    </w:rPr>
                  </w:rPrChange>
                </w:rPr>
                <w:t xml:space="preserve"> (e.g. </w:t>
              </w:r>
              <w:proofErr w:type="spellStart"/>
              <w:r w:rsidRPr="00C67B4D">
                <w:rPr>
                  <w:rFonts w:ascii="Times New Roman" w:eastAsia="Times New Roman" w:hAnsi="Times New Roman" w:cs="Times New Roman"/>
                  <w:szCs w:val="22"/>
                  <w:lang w:val="en-US"/>
                  <w:rPrChange w:id="595" w:author="Kamy Nz" w:date="2015-05-08T14:36:00Z">
                    <w:rPr>
                      <w:rFonts w:ascii="Calibri" w:eastAsia="Times New Roman" w:hAnsi="Calibri" w:cs="Times New Roman"/>
                      <w:sz w:val="24"/>
                      <w:szCs w:val="24"/>
                      <w:lang w:val="en-US"/>
                    </w:rPr>
                  </w:rPrChange>
                </w:rPr>
                <w:t>PCA</w:t>
              </w:r>
              <w:proofErr w:type="spellEnd"/>
              <w:r w:rsidRPr="00C67B4D">
                <w:rPr>
                  <w:rFonts w:ascii="Times New Roman" w:eastAsia="Times New Roman" w:hAnsi="Times New Roman" w:cs="Times New Roman"/>
                  <w:szCs w:val="22"/>
                  <w:lang w:val="en-US"/>
                  <w:rPrChange w:id="596"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597" w:author="Kamy Nz" w:date="2015-05-08T14:36:00Z">
                    <w:rPr>
                      <w:rFonts w:ascii="Calibri" w:eastAsia="Times New Roman" w:hAnsi="Calibri" w:cs="Times New Roman"/>
                      <w:sz w:val="24"/>
                      <w:szCs w:val="24"/>
                      <w:lang w:val="en-US"/>
                    </w:rPr>
                  </w:rPrChange>
                </w:rPr>
                <w:t>para</w:t>
              </w:r>
              <w:proofErr w:type="spellEnd"/>
              <w:r w:rsidRPr="00C67B4D">
                <w:rPr>
                  <w:rFonts w:ascii="Times New Roman" w:eastAsia="Times New Roman" w:hAnsi="Times New Roman" w:cs="Times New Roman"/>
                  <w:szCs w:val="22"/>
                  <w:lang w:val="en-US"/>
                  <w:rPrChange w:id="598"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599" w:author="Kamy Nz" w:date="2015-05-08T14:36:00Z">
                    <w:rPr>
                      <w:rFonts w:ascii="Calibri" w:eastAsia="Times New Roman" w:hAnsi="Calibri" w:cs="Times New Roman"/>
                      <w:sz w:val="24"/>
                      <w:szCs w:val="24"/>
                      <w:lang w:val="en-US"/>
                    </w:rPr>
                  </w:rPrChange>
                </w:rPr>
                <w:t>determinar</w:t>
              </w:r>
              <w:proofErr w:type="spellEnd"/>
              <w:r w:rsidRPr="00C67B4D">
                <w:rPr>
                  <w:rFonts w:ascii="Times New Roman" w:eastAsia="Times New Roman" w:hAnsi="Times New Roman" w:cs="Times New Roman"/>
                  <w:szCs w:val="22"/>
                  <w:lang w:val="en-US"/>
                  <w:rPrChange w:id="600" w:author="Kamy Nz" w:date="2015-05-08T14:36:00Z">
                    <w:rPr>
                      <w:rFonts w:ascii="Calibri" w:eastAsia="Times New Roman" w:hAnsi="Calibri" w:cs="Times New Roman"/>
                      <w:sz w:val="24"/>
                      <w:szCs w:val="24"/>
                      <w:lang w:val="en-US"/>
                    </w:rPr>
                  </w:rPrChange>
                </w:rPr>
                <w:t xml:space="preserve"> la </w:t>
              </w:r>
              <w:proofErr w:type="spellStart"/>
              <w:r w:rsidRPr="00C67B4D">
                <w:rPr>
                  <w:rFonts w:ascii="Times New Roman" w:eastAsia="Times New Roman" w:hAnsi="Times New Roman" w:cs="Times New Roman"/>
                  <w:szCs w:val="22"/>
                  <w:lang w:val="en-US"/>
                  <w:rPrChange w:id="601" w:author="Kamy Nz" w:date="2015-05-08T14:36:00Z">
                    <w:rPr>
                      <w:rFonts w:ascii="Calibri" w:eastAsia="Times New Roman" w:hAnsi="Calibri" w:cs="Times New Roman"/>
                      <w:sz w:val="24"/>
                      <w:szCs w:val="24"/>
                      <w:lang w:val="en-US"/>
                    </w:rPr>
                  </w:rPrChange>
                </w:rPr>
                <w:t>relevancia</w:t>
              </w:r>
              <w:proofErr w:type="spellEnd"/>
              <w:r w:rsidRPr="00C67B4D">
                <w:rPr>
                  <w:rFonts w:ascii="Times New Roman" w:eastAsia="Times New Roman" w:hAnsi="Times New Roman" w:cs="Times New Roman"/>
                  <w:szCs w:val="22"/>
                  <w:lang w:val="en-US"/>
                  <w:rPrChange w:id="602" w:author="Kamy Nz" w:date="2015-05-08T14:36:00Z">
                    <w:rPr>
                      <w:rFonts w:ascii="Calibri" w:eastAsia="Times New Roman" w:hAnsi="Calibri" w:cs="Times New Roman"/>
                      <w:sz w:val="24"/>
                      <w:szCs w:val="24"/>
                      <w:lang w:val="en-US"/>
                    </w:rPr>
                  </w:rPrChange>
                </w:rPr>
                <w:t xml:space="preserve"> de </w:t>
              </w:r>
              <w:proofErr w:type="spellStart"/>
              <w:r w:rsidRPr="00C67B4D">
                <w:rPr>
                  <w:rFonts w:ascii="Times New Roman" w:eastAsia="Times New Roman" w:hAnsi="Times New Roman" w:cs="Times New Roman"/>
                  <w:szCs w:val="22"/>
                  <w:lang w:val="en-US"/>
                  <w:rPrChange w:id="603" w:author="Kamy Nz" w:date="2015-05-08T14:36:00Z">
                    <w:rPr>
                      <w:rFonts w:ascii="Calibri" w:eastAsia="Times New Roman" w:hAnsi="Calibri" w:cs="Times New Roman"/>
                      <w:sz w:val="24"/>
                      <w:szCs w:val="24"/>
                      <w:lang w:val="en-US"/>
                    </w:rPr>
                  </w:rPrChange>
                </w:rPr>
                <w:t>cada</w:t>
              </w:r>
              <w:proofErr w:type="spellEnd"/>
              <w:r w:rsidRPr="00C67B4D">
                <w:rPr>
                  <w:rFonts w:ascii="Times New Roman" w:eastAsia="Times New Roman" w:hAnsi="Times New Roman" w:cs="Times New Roman"/>
                  <w:szCs w:val="22"/>
                  <w:lang w:val="en-US"/>
                  <w:rPrChange w:id="604" w:author="Kamy Nz" w:date="2015-05-08T14:36:00Z">
                    <w:rPr>
                      <w:rFonts w:ascii="Calibri" w:eastAsia="Times New Roman" w:hAnsi="Calibri" w:cs="Times New Roman"/>
                      <w:sz w:val="24"/>
                      <w:szCs w:val="24"/>
                      <w:lang w:val="en-US"/>
                    </w:rPr>
                  </w:rPrChange>
                </w:rPr>
                <w:t xml:space="preserve"> variable de la </w:t>
              </w:r>
              <w:proofErr w:type="spellStart"/>
              <w:r w:rsidRPr="00C67B4D">
                <w:rPr>
                  <w:rFonts w:ascii="Times New Roman" w:eastAsia="Times New Roman" w:hAnsi="Times New Roman" w:cs="Times New Roman"/>
                  <w:szCs w:val="22"/>
                  <w:lang w:val="en-US"/>
                  <w:rPrChange w:id="605" w:author="Kamy Nz" w:date="2015-05-08T14:36:00Z">
                    <w:rPr>
                      <w:rFonts w:ascii="Calibri" w:eastAsia="Times New Roman" w:hAnsi="Calibri" w:cs="Times New Roman"/>
                      <w:sz w:val="24"/>
                      <w:szCs w:val="24"/>
                      <w:lang w:val="en-US"/>
                    </w:rPr>
                  </w:rPrChange>
                </w:rPr>
                <w:t>composición</w:t>
              </w:r>
              <w:proofErr w:type="spellEnd"/>
              <w:r w:rsidRPr="00C67B4D">
                <w:rPr>
                  <w:rFonts w:ascii="Times New Roman" w:eastAsia="Times New Roman" w:hAnsi="Times New Roman" w:cs="Times New Roman"/>
                  <w:szCs w:val="22"/>
                  <w:lang w:val="en-US"/>
                  <w:rPrChange w:id="606" w:author="Kamy Nz" w:date="2015-05-08T14:36:00Z">
                    <w:rPr>
                      <w:rFonts w:ascii="Calibri" w:eastAsia="Times New Roman" w:hAnsi="Calibri" w:cs="Times New Roman"/>
                      <w:sz w:val="24"/>
                      <w:szCs w:val="24"/>
                      <w:lang w:val="en-US"/>
                    </w:rPr>
                  </w:rPrChange>
                </w:rPr>
                <w:t xml:space="preserve"> </w:t>
              </w:r>
            </w:ins>
          </w:p>
        </w:tc>
        <w:tc>
          <w:tcPr>
            <w:tcW w:w="567" w:type="dxa"/>
            <w:tcBorders>
              <w:top w:val="nil"/>
              <w:left w:val="nil"/>
              <w:bottom w:val="single" w:sz="4" w:space="0" w:color="auto"/>
              <w:right w:val="single" w:sz="4" w:space="0" w:color="auto"/>
            </w:tcBorders>
            <w:shd w:val="clear" w:color="auto" w:fill="auto"/>
            <w:noWrap/>
            <w:vAlign w:val="bottom"/>
            <w:hideMark/>
            <w:tcPrChange w:id="607" w:author="Kamy Nz" w:date="2015-05-08T14:46:00Z">
              <w:tcPr>
                <w:tcW w:w="495" w:type="dxa"/>
                <w:gridSpan w:val="2"/>
                <w:tcBorders>
                  <w:top w:val="nil"/>
                  <w:left w:val="nil"/>
                  <w:bottom w:val="single" w:sz="4" w:space="0" w:color="auto"/>
                  <w:right w:val="single" w:sz="4" w:space="0" w:color="auto"/>
                </w:tcBorders>
                <w:shd w:val="clear" w:color="auto" w:fill="auto"/>
                <w:noWrap/>
                <w:vAlign w:val="bottom"/>
                <w:hideMark/>
              </w:tcPr>
            </w:tcPrChange>
          </w:tcPr>
          <w:p w14:paraId="5E0FBDE1" w14:textId="77777777" w:rsidR="00C67B4D" w:rsidRPr="00C67B4D" w:rsidRDefault="00C67B4D" w:rsidP="00C67B4D">
            <w:pPr>
              <w:keepNext/>
              <w:keepLines/>
              <w:spacing w:before="200" w:line="240" w:lineRule="auto"/>
              <w:outlineLvl w:val="7"/>
              <w:rPr>
                <w:ins w:id="608" w:author="Kamy Nz" w:date="2015-05-08T14:33:00Z"/>
                <w:rFonts w:ascii="Times New Roman" w:eastAsia="Times New Roman" w:hAnsi="Times New Roman" w:cs="Times New Roman"/>
                <w:szCs w:val="22"/>
                <w:lang w:val="en-US"/>
                <w:rPrChange w:id="609" w:author="Kamy Nz" w:date="2015-05-08T14:36:00Z">
                  <w:rPr>
                    <w:ins w:id="610" w:author="Kamy Nz" w:date="2015-05-08T14:33:00Z"/>
                    <w:rFonts w:ascii="Calibri" w:eastAsia="Times New Roman" w:hAnsi="Calibri" w:cs="Times New Roman"/>
                    <w:color w:val="404040" w:themeColor="text1" w:themeTint="BF"/>
                    <w:sz w:val="24"/>
                    <w:szCs w:val="24"/>
                    <w:lang w:val="en-US"/>
                  </w:rPr>
                </w:rPrChange>
              </w:rPr>
            </w:pPr>
            <w:ins w:id="611" w:author="Kamy Nz" w:date="2015-05-08T14:33:00Z">
              <w:r w:rsidRPr="00C67B4D">
                <w:rPr>
                  <w:rFonts w:ascii="Times New Roman" w:eastAsia="Times New Roman" w:hAnsi="Times New Roman" w:cs="Times New Roman"/>
                  <w:szCs w:val="22"/>
                  <w:lang w:val="en-US"/>
                  <w:rPrChange w:id="612" w:author="Kamy Nz" w:date="2015-05-08T14:36:00Z">
                    <w:rPr>
                      <w:rFonts w:ascii="Calibri" w:eastAsia="Times New Roman" w:hAnsi="Calibri" w:cs="Times New Roman"/>
                      <w:sz w:val="24"/>
                      <w:szCs w:val="24"/>
                      <w:lang w:val="en-US"/>
                    </w:rPr>
                  </w:rPrChange>
                </w:rPr>
                <w:t> </w:t>
              </w:r>
            </w:ins>
          </w:p>
        </w:tc>
        <w:tc>
          <w:tcPr>
            <w:tcW w:w="425" w:type="dxa"/>
            <w:tcBorders>
              <w:top w:val="nil"/>
              <w:left w:val="nil"/>
              <w:bottom w:val="single" w:sz="4" w:space="0" w:color="auto"/>
              <w:right w:val="single" w:sz="4" w:space="0" w:color="auto"/>
            </w:tcBorders>
            <w:shd w:val="clear" w:color="auto" w:fill="auto"/>
            <w:noWrap/>
            <w:vAlign w:val="bottom"/>
            <w:hideMark/>
            <w:tcPrChange w:id="613" w:author="Kamy Nz" w:date="2015-05-08T14:46:00Z">
              <w:tcPr>
                <w:tcW w:w="236" w:type="dxa"/>
                <w:tcBorders>
                  <w:top w:val="nil"/>
                  <w:left w:val="nil"/>
                  <w:bottom w:val="single" w:sz="4" w:space="0" w:color="auto"/>
                  <w:right w:val="single" w:sz="4" w:space="0" w:color="auto"/>
                </w:tcBorders>
                <w:shd w:val="clear" w:color="auto" w:fill="auto"/>
                <w:noWrap/>
                <w:vAlign w:val="bottom"/>
                <w:hideMark/>
              </w:tcPr>
            </w:tcPrChange>
          </w:tcPr>
          <w:p w14:paraId="1CF43842" w14:textId="77777777" w:rsidR="00C67B4D" w:rsidRPr="00C67B4D" w:rsidRDefault="00C67B4D" w:rsidP="00C67B4D">
            <w:pPr>
              <w:keepNext/>
              <w:keepLines/>
              <w:spacing w:before="200" w:line="240" w:lineRule="auto"/>
              <w:outlineLvl w:val="7"/>
              <w:rPr>
                <w:ins w:id="614" w:author="Kamy Nz" w:date="2015-05-08T14:33:00Z"/>
                <w:rFonts w:ascii="Times New Roman" w:eastAsia="Times New Roman" w:hAnsi="Times New Roman" w:cs="Times New Roman"/>
                <w:szCs w:val="22"/>
                <w:lang w:val="en-US"/>
                <w:rPrChange w:id="615" w:author="Kamy Nz" w:date="2015-05-08T14:36:00Z">
                  <w:rPr>
                    <w:ins w:id="616" w:author="Kamy Nz" w:date="2015-05-08T14:33:00Z"/>
                    <w:rFonts w:ascii="Calibri" w:eastAsia="Times New Roman" w:hAnsi="Calibri" w:cs="Times New Roman"/>
                    <w:color w:val="404040" w:themeColor="text1" w:themeTint="BF"/>
                    <w:sz w:val="24"/>
                    <w:szCs w:val="24"/>
                    <w:lang w:val="en-US"/>
                  </w:rPr>
                </w:rPrChange>
              </w:rPr>
            </w:pPr>
            <w:ins w:id="617" w:author="Kamy Nz" w:date="2015-05-08T14:33:00Z">
              <w:r w:rsidRPr="00C67B4D">
                <w:rPr>
                  <w:rFonts w:ascii="Times New Roman" w:eastAsia="Times New Roman" w:hAnsi="Times New Roman" w:cs="Times New Roman"/>
                  <w:szCs w:val="22"/>
                  <w:lang w:val="en-US"/>
                  <w:rPrChange w:id="618" w:author="Kamy Nz" w:date="2015-05-08T14:36:00Z">
                    <w:rPr>
                      <w:rFonts w:ascii="Calibri" w:eastAsia="Times New Roman" w:hAnsi="Calibri" w:cs="Times New Roman"/>
                      <w:sz w:val="24"/>
                      <w:szCs w:val="24"/>
                      <w:lang w:val="en-US"/>
                    </w:rPr>
                  </w:rPrChange>
                </w:rPr>
                <w:t> </w:t>
              </w:r>
            </w:ins>
          </w:p>
        </w:tc>
        <w:tc>
          <w:tcPr>
            <w:tcW w:w="337" w:type="dxa"/>
            <w:tcBorders>
              <w:top w:val="nil"/>
              <w:left w:val="nil"/>
              <w:bottom w:val="single" w:sz="4" w:space="0" w:color="auto"/>
              <w:right w:val="single" w:sz="4" w:space="0" w:color="auto"/>
            </w:tcBorders>
            <w:shd w:val="clear" w:color="000000" w:fill="3366FF"/>
            <w:noWrap/>
            <w:vAlign w:val="bottom"/>
            <w:hideMark/>
            <w:tcPrChange w:id="619" w:author="Kamy Nz" w:date="2015-05-08T14:46:00Z">
              <w:tcPr>
                <w:tcW w:w="526" w:type="dxa"/>
                <w:gridSpan w:val="2"/>
                <w:tcBorders>
                  <w:top w:val="nil"/>
                  <w:left w:val="nil"/>
                  <w:bottom w:val="single" w:sz="4" w:space="0" w:color="auto"/>
                  <w:right w:val="single" w:sz="4" w:space="0" w:color="auto"/>
                </w:tcBorders>
                <w:shd w:val="clear" w:color="000000" w:fill="3366FF"/>
                <w:noWrap/>
                <w:vAlign w:val="bottom"/>
                <w:hideMark/>
              </w:tcPr>
            </w:tcPrChange>
          </w:tcPr>
          <w:p w14:paraId="601F0C73" w14:textId="77777777" w:rsidR="00C67B4D" w:rsidRPr="00C67B4D" w:rsidRDefault="00C67B4D" w:rsidP="00C67B4D">
            <w:pPr>
              <w:keepNext/>
              <w:keepLines/>
              <w:spacing w:before="200" w:line="240" w:lineRule="auto"/>
              <w:outlineLvl w:val="7"/>
              <w:rPr>
                <w:ins w:id="620" w:author="Kamy Nz" w:date="2015-05-08T14:33:00Z"/>
                <w:rFonts w:ascii="Times New Roman" w:eastAsia="Times New Roman" w:hAnsi="Times New Roman" w:cs="Times New Roman"/>
                <w:szCs w:val="22"/>
                <w:lang w:val="en-US"/>
                <w:rPrChange w:id="621" w:author="Kamy Nz" w:date="2015-05-08T14:36:00Z">
                  <w:rPr>
                    <w:ins w:id="622" w:author="Kamy Nz" w:date="2015-05-08T14:33:00Z"/>
                    <w:rFonts w:ascii="Calibri" w:eastAsia="Times New Roman" w:hAnsi="Calibri" w:cs="Times New Roman"/>
                    <w:color w:val="404040" w:themeColor="text1" w:themeTint="BF"/>
                    <w:sz w:val="24"/>
                    <w:szCs w:val="24"/>
                    <w:lang w:val="en-US"/>
                  </w:rPr>
                </w:rPrChange>
              </w:rPr>
            </w:pPr>
            <w:ins w:id="623" w:author="Kamy Nz" w:date="2015-05-08T14:33:00Z">
              <w:r w:rsidRPr="00C67B4D">
                <w:rPr>
                  <w:rFonts w:ascii="Times New Roman" w:eastAsia="Times New Roman" w:hAnsi="Times New Roman" w:cs="Times New Roman"/>
                  <w:szCs w:val="22"/>
                  <w:lang w:val="en-US"/>
                  <w:rPrChange w:id="624" w:author="Kamy Nz" w:date="2015-05-08T14:36:00Z">
                    <w:rPr>
                      <w:rFonts w:ascii="Calibri" w:eastAsia="Times New Roman" w:hAnsi="Calibri" w:cs="Times New Roman"/>
                      <w:sz w:val="24"/>
                      <w:szCs w:val="24"/>
                      <w:lang w:val="en-US"/>
                    </w:rPr>
                  </w:rPrChange>
                </w:rPr>
                <w:t> </w:t>
              </w:r>
            </w:ins>
          </w:p>
        </w:tc>
        <w:tc>
          <w:tcPr>
            <w:tcW w:w="419" w:type="dxa"/>
            <w:tcBorders>
              <w:top w:val="nil"/>
              <w:left w:val="nil"/>
              <w:bottom w:val="single" w:sz="4" w:space="0" w:color="auto"/>
              <w:right w:val="single" w:sz="4" w:space="0" w:color="auto"/>
            </w:tcBorders>
            <w:shd w:val="clear" w:color="000000" w:fill="3366FF"/>
            <w:noWrap/>
            <w:vAlign w:val="bottom"/>
            <w:hideMark/>
            <w:tcPrChange w:id="625" w:author="Kamy Nz" w:date="2015-05-08T14:46:00Z">
              <w:tcPr>
                <w:tcW w:w="419" w:type="dxa"/>
                <w:tcBorders>
                  <w:top w:val="nil"/>
                  <w:left w:val="nil"/>
                  <w:bottom w:val="single" w:sz="4" w:space="0" w:color="auto"/>
                  <w:right w:val="single" w:sz="4" w:space="0" w:color="auto"/>
                </w:tcBorders>
                <w:shd w:val="clear" w:color="000000" w:fill="3366FF"/>
                <w:noWrap/>
                <w:vAlign w:val="bottom"/>
                <w:hideMark/>
              </w:tcPr>
            </w:tcPrChange>
          </w:tcPr>
          <w:p w14:paraId="222D74C4" w14:textId="77777777" w:rsidR="00C67B4D" w:rsidRPr="00C67B4D" w:rsidRDefault="00C67B4D" w:rsidP="00C67B4D">
            <w:pPr>
              <w:keepNext/>
              <w:keepLines/>
              <w:spacing w:before="200" w:line="240" w:lineRule="auto"/>
              <w:outlineLvl w:val="7"/>
              <w:rPr>
                <w:ins w:id="626" w:author="Kamy Nz" w:date="2015-05-08T14:33:00Z"/>
                <w:rFonts w:ascii="Times New Roman" w:eastAsia="Times New Roman" w:hAnsi="Times New Roman" w:cs="Times New Roman"/>
                <w:szCs w:val="22"/>
                <w:lang w:val="en-US"/>
                <w:rPrChange w:id="627" w:author="Kamy Nz" w:date="2015-05-08T14:36:00Z">
                  <w:rPr>
                    <w:ins w:id="628" w:author="Kamy Nz" w:date="2015-05-08T14:33:00Z"/>
                    <w:rFonts w:ascii="Calibri" w:eastAsia="Times New Roman" w:hAnsi="Calibri" w:cs="Times New Roman"/>
                    <w:color w:val="404040" w:themeColor="text1" w:themeTint="BF"/>
                    <w:sz w:val="24"/>
                    <w:szCs w:val="24"/>
                    <w:lang w:val="en-US"/>
                  </w:rPr>
                </w:rPrChange>
              </w:rPr>
            </w:pPr>
            <w:ins w:id="629" w:author="Kamy Nz" w:date="2015-05-08T14:33:00Z">
              <w:r w:rsidRPr="00C67B4D">
                <w:rPr>
                  <w:rFonts w:ascii="Times New Roman" w:eastAsia="Times New Roman" w:hAnsi="Times New Roman" w:cs="Times New Roman"/>
                  <w:szCs w:val="22"/>
                  <w:lang w:val="en-US"/>
                  <w:rPrChange w:id="630" w:author="Kamy Nz" w:date="2015-05-08T14:36:00Z">
                    <w:rPr>
                      <w:rFonts w:ascii="Calibri" w:eastAsia="Times New Roman" w:hAnsi="Calibri" w:cs="Times New Roman"/>
                      <w:sz w:val="24"/>
                      <w:szCs w:val="24"/>
                      <w:lang w:val="en-US"/>
                    </w:rPr>
                  </w:rPrChange>
                </w:rPr>
                <w:t> </w:t>
              </w:r>
            </w:ins>
          </w:p>
        </w:tc>
        <w:tc>
          <w:tcPr>
            <w:tcW w:w="378" w:type="dxa"/>
            <w:tcBorders>
              <w:top w:val="nil"/>
              <w:left w:val="nil"/>
              <w:bottom w:val="single" w:sz="4" w:space="0" w:color="auto"/>
              <w:right w:val="single" w:sz="4" w:space="0" w:color="auto"/>
            </w:tcBorders>
            <w:shd w:val="clear" w:color="auto" w:fill="auto"/>
            <w:noWrap/>
            <w:vAlign w:val="bottom"/>
            <w:hideMark/>
            <w:tcPrChange w:id="631" w:author="Kamy Nz" w:date="2015-05-08T14:46:00Z">
              <w:tcPr>
                <w:tcW w:w="419" w:type="dxa"/>
                <w:gridSpan w:val="2"/>
                <w:tcBorders>
                  <w:top w:val="nil"/>
                  <w:left w:val="nil"/>
                  <w:bottom w:val="single" w:sz="4" w:space="0" w:color="auto"/>
                  <w:right w:val="single" w:sz="4" w:space="0" w:color="auto"/>
                </w:tcBorders>
                <w:shd w:val="clear" w:color="auto" w:fill="auto"/>
                <w:noWrap/>
                <w:vAlign w:val="bottom"/>
                <w:hideMark/>
              </w:tcPr>
            </w:tcPrChange>
          </w:tcPr>
          <w:p w14:paraId="44E546A3" w14:textId="77777777" w:rsidR="00C67B4D" w:rsidRPr="00C67B4D" w:rsidRDefault="00C67B4D" w:rsidP="00C67B4D">
            <w:pPr>
              <w:keepNext/>
              <w:keepLines/>
              <w:spacing w:before="200" w:line="240" w:lineRule="auto"/>
              <w:outlineLvl w:val="7"/>
              <w:rPr>
                <w:ins w:id="632" w:author="Kamy Nz" w:date="2015-05-08T14:33:00Z"/>
                <w:rFonts w:ascii="Times New Roman" w:eastAsia="Times New Roman" w:hAnsi="Times New Roman" w:cs="Times New Roman"/>
                <w:szCs w:val="22"/>
                <w:lang w:val="en-US"/>
                <w:rPrChange w:id="633" w:author="Kamy Nz" w:date="2015-05-08T14:36:00Z">
                  <w:rPr>
                    <w:ins w:id="634" w:author="Kamy Nz" w:date="2015-05-08T14:33:00Z"/>
                    <w:rFonts w:ascii="Calibri" w:eastAsia="Times New Roman" w:hAnsi="Calibri" w:cs="Times New Roman"/>
                    <w:color w:val="404040" w:themeColor="text1" w:themeTint="BF"/>
                    <w:sz w:val="24"/>
                    <w:szCs w:val="24"/>
                    <w:lang w:val="en-US"/>
                  </w:rPr>
                </w:rPrChange>
              </w:rPr>
            </w:pPr>
            <w:ins w:id="635" w:author="Kamy Nz" w:date="2015-05-08T14:33:00Z">
              <w:r w:rsidRPr="00C67B4D">
                <w:rPr>
                  <w:rFonts w:ascii="Times New Roman" w:eastAsia="Times New Roman" w:hAnsi="Times New Roman" w:cs="Times New Roman"/>
                  <w:szCs w:val="22"/>
                  <w:lang w:val="en-US"/>
                  <w:rPrChange w:id="636" w:author="Kamy Nz" w:date="2015-05-08T14:36:00Z">
                    <w:rPr>
                      <w:rFonts w:ascii="Calibri" w:eastAsia="Times New Roman" w:hAnsi="Calibri" w:cs="Times New Roman"/>
                      <w:sz w:val="24"/>
                      <w:szCs w:val="24"/>
                      <w:lang w:val="en-US"/>
                    </w:rPr>
                  </w:rPrChange>
                </w:rPr>
                <w:t> </w:t>
              </w:r>
            </w:ins>
          </w:p>
        </w:tc>
        <w:tc>
          <w:tcPr>
            <w:tcW w:w="379" w:type="dxa"/>
            <w:tcBorders>
              <w:top w:val="nil"/>
              <w:left w:val="nil"/>
              <w:bottom w:val="single" w:sz="4" w:space="0" w:color="auto"/>
              <w:right w:val="single" w:sz="4" w:space="0" w:color="auto"/>
            </w:tcBorders>
            <w:shd w:val="clear" w:color="auto" w:fill="auto"/>
            <w:noWrap/>
            <w:vAlign w:val="bottom"/>
            <w:hideMark/>
            <w:tcPrChange w:id="637"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2AD3C757" w14:textId="77777777" w:rsidR="00C67B4D" w:rsidRPr="00C67B4D" w:rsidRDefault="00C67B4D" w:rsidP="00C67B4D">
            <w:pPr>
              <w:spacing w:line="240" w:lineRule="auto"/>
              <w:rPr>
                <w:ins w:id="638" w:author="Kamy Nz" w:date="2015-05-08T14:33:00Z"/>
                <w:rFonts w:ascii="Times New Roman" w:eastAsia="Times New Roman" w:hAnsi="Times New Roman" w:cs="Times New Roman"/>
                <w:szCs w:val="22"/>
                <w:lang w:val="en-US"/>
                <w:rPrChange w:id="639" w:author="Kamy Nz" w:date="2015-05-08T14:36:00Z">
                  <w:rPr>
                    <w:ins w:id="640" w:author="Kamy Nz" w:date="2015-05-08T14:33:00Z"/>
                    <w:rFonts w:ascii="Calibri" w:eastAsia="Times New Roman" w:hAnsi="Calibri" w:cs="Times New Roman"/>
                    <w:sz w:val="24"/>
                    <w:szCs w:val="24"/>
                    <w:lang w:val="en-US"/>
                  </w:rPr>
                </w:rPrChange>
              </w:rPr>
            </w:pPr>
            <w:ins w:id="641" w:author="Kamy Nz" w:date="2015-05-08T14:33:00Z">
              <w:r w:rsidRPr="00C67B4D">
                <w:rPr>
                  <w:rFonts w:ascii="Times New Roman" w:eastAsia="Times New Roman" w:hAnsi="Times New Roman" w:cs="Times New Roman"/>
                  <w:szCs w:val="22"/>
                  <w:lang w:val="en-US"/>
                  <w:rPrChange w:id="642"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643"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19930C34" w14:textId="77777777" w:rsidR="00C67B4D" w:rsidRPr="00C67B4D" w:rsidRDefault="00C67B4D" w:rsidP="00C67B4D">
            <w:pPr>
              <w:keepNext/>
              <w:keepLines/>
              <w:spacing w:before="200" w:line="240" w:lineRule="auto"/>
              <w:outlineLvl w:val="7"/>
              <w:rPr>
                <w:ins w:id="644" w:author="Kamy Nz" w:date="2015-05-08T14:33:00Z"/>
                <w:rFonts w:ascii="Times New Roman" w:eastAsia="Times New Roman" w:hAnsi="Times New Roman" w:cs="Times New Roman"/>
                <w:szCs w:val="22"/>
                <w:lang w:val="en-US"/>
                <w:rPrChange w:id="645" w:author="Kamy Nz" w:date="2015-05-08T14:36:00Z">
                  <w:rPr>
                    <w:ins w:id="646" w:author="Kamy Nz" w:date="2015-05-08T14:33:00Z"/>
                    <w:rFonts w:ascii="Calibri" w:eastAsia="Times New Roman" w:hAnsi="Calibri" w:cs="Times New Roman"/>
                    <w:color w:val="404040" w:themeColor="text1" w:themeTint="BF"/>
                    <w:sz w:val="24"/>
                    <w:szCs w:val="24"/>
                    <w:lang w:val="en-US"/>
                  </w:rPr>
                </w:rPrChange>
              </w:rPr>
            </w:pPr>
            <w:ins w:id="647" w:author="Kamy Nz" w:date="2015-05-08T14:33:00Z">
              <w:r w:rsidRPr="00C67B4D">
                <w:rPr>
                  <w:rFonts w:ascii="Times New Roman" w:eastAsia="Times New Roman" w:hAnsi="Times New Roman" w:cs="Times New Roman"/>
                  <w:szCs w:val="22"/>
                  <w:lang w:val="en-US"/>
                  <w:rPrChange w:id="648"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649"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3947F830" w14:textId="77777777" w:rsidR="00C67B4D" w:rsidRPr="00C67B4D" w:rsidRDefault="00C67B4D" w:rsidP="00C67B4D">
            <w:pPr>
              <w:keepNext/>
              <w:keepLines/>
              <w:spacing w:before="200" w:line="240" w:lineRule="auto"/>
              <w:outlineLvl w:val="7"/>
              <w:rPr>
                <w:ins w:id="650" w:author="Kamy Nz" w:date="2015-05-08T14:33:00Z"/>
                <w:rFonts w:ascii="Times New Roman" w:eastAsia="Times New Roman" w:hAnsi="Times New Roman" w:cs="Times New Roman"/>
                <w:szCs w:val="22"/>
                <w:lang w:val="en-US"/>
                <w:rPrChange w:id="651" w:author="Kamy Nz" w:date="2015-05-08T14:36:00Z">
                  <w:rPr>
                    <w:ins w:id="652" w:author="Kamy Nz" w:date="2015-05-08T14:33:00Z"/>
                    <w:rFonts w:ascii="Calibri" w:eastAsia="Times New Roman" w:hAnsi="Calibri" w:cs="Times New Roman"/>
                    <w:color w:val="404040" w:themeColor="text1" w:themeTint="BF"/>
                    <w:sz w:val="24"/>
                    <w:szCs w:val="24"/>
                    <w:lang w:val="en-US"/>
                  </w:rPr>
                </w:rPrChange>
              </w:rPr>
            </w:pPr>
            <w:ins w:id="653" w:author="Kamy Nz" w:date="2015-05-08T14:33:00Z">
              <w:r w:rsidRPr="00C67B4D">
                <w:rPr>
                  <w:rFonts w:ascii="Times New Roman" w:eastAsia="Times New Roman" w:hAnsi="Times New Roman" w:cs="Times New Roman"/>
                  <w:szCs w:val="22"/>
                  <w:lang w:val="en-US"/>
                  <w:rPrChange w:id="654" w:author="Kamy Nz" w:date="2015-05-08T14:36:00Z">
                    <w:rPr>
                      <w:rFonts w:ascii="Calibri" w:eastAsia="Times New Roman" w:hAnsi="Calibri" w:cs="Times New Roman"/>
                      <w:sz w:val="24"/>
                      <w:szCs w:val="24"/>
                      <w:lang w:val="en-US"/>
                    </w:rPr>
                  </w:rPrChange>
                </w:rPr>
                <w:t> </w:t>
              </w:r>
            </w:ins>
          </w:p>
        </w:tc>
        <w:tc>
          <w:tcPr>
            <w:tcW w:w="363" w:type="dxa"/>
            <w:tcBorders>
              <w:top w:val="nil"/>
              <w:left w:val="nil"/>
              <w:bottom w:val="single" w:sz="4" w:space="0" w:color="auto"/>
              <w:right w:val="single" w:sz="4" w:space="0" w:color="auto"/>
            </w:tcBorders>
            <w:shd w:val="clear" w:color="auto" w:fill="auto"/>
            <w:noWrap/>
            <w:vAlign w:val="bottom"/>
            <w:hideMark/>
            <w:tcPrChange w:id="655" w:author="Kamy Nz" w:date="2015-05-08T14:46:00Z">
              <w:tcPr>
                <w:tcW w:w="363" w:type="dxa"/>
                <w:tcBorders>
                  <w:top w:val="nil"/>
                  <w:left w:val="nil"/>
                  <w:bottom w:val="single" w:sz="4" w:space="0" w:color="auto"/>
                  <w:right w:val="single" w:sz="4" w:space="0" w:color="auto"/>
                </w:tcBorders>
                <w:shd w:val="clear" w:color="auto" w:fill="auto"/>
                <w:noWrap/>
                <w:vAlign w:val="bottom"/>
                <w:hideMark/>
              </w:tcPr>
            </w:tcPrChange>
          </w:tcPr>
          <w:p w14:paraId="1909265A" w14:textId="77777777" w:rsidR="00C67B4D" w:rsidRPr="00C67B4D" w:rsidRDefault="00C67B4D" w:rsidP="00C67B4D">
            <w:pPr>
              <w:keepNext/>
              <w:keepLines/>
              <w:spacing w:before="200" w:line="240" w:lineRule="auto"/>
              <w:outlineLvl w:val="7"/>
              <w:rPr>
                <w:ins w:id="656" w:author="Kamy Nz" w:date="2015-05-08T14:33:00Z"/>
                <w:rFonts w:ascii="Times New Roman" w:eastAsia="Times New Roman" w:hAnsi="Times New Roman" w:cs="Times New Roman"/>
                <w:szCs w:val="22"/>
                <w:lang w:val="en-US"/>
                <w:rPrChange w:id="657" w:author="Kamy Nz" w:date="2015-05-08T14:36:00Z">
                  <w:rPr>
                    <w:ins w:id="658" w:author="Kamy Nz" w:date="2015-05-08T14:33:00Z"/>
                    <w:rFonts w:ascii="Calibri" w:eastAsia="Times New Roman" w:hAnsi="Calibri" w:cs="Times New Roman"/>
                    <w:color w:val="404040" w:themeColor="text1" w:themeTint="BF"/>
                    <w:sz w:val="24"/>
                    <w:szCs w:val="24"/>
                    <w:lang w:val="en-US"/>
                  </w:rPr>
                </w:rPrChange>
              </w:rPr>
            </w:pPr>
            <w:ins w:id="659" w:author="Kamy Nz" w:date="2015-05-08T14:33:00Z">
              <w:r w:rsidRPr="00C67B4D">
                <w:rPr>
                  <w:rFonts w:ascii="Times New Roman" w:eastAsia="Times New Roman" w:hAnsi="Times New Roman" w:cs="Times New Roman"/>
                  <w:szCs w:val="22"/>
                  <w:lang w:val="en-US"/>
                  <w:rPrChange w:id="660" w:author="Kamy Nz" w:date="2015-05-08T14:36:00Z">
                    <w:rPr>
                      <w:rFonts w:ascii="Calibri" w:eastAsia="Times New Roman" w:hAnsi="Calibri" w:cs="Times New Roman"/>
                      <w:sz w:val="24"/>
                      <w:szCs w:val="24"/>
                      <w:lang w:val="en-US"/>
                    </w:rPr>
                  </w:rPrChange>
                </w:rPr>
                <w:t> </w:t>
              </w:r>
            </w:ins>
          </w:p>
        </w:tc>
        <w:tc>
          <w:tcPr>
            <w:tcW w:w="435" w:type="dxa"/>
            <w:tcBorders>
              <w:top w:val="nil"/>
              <w:left w:val="nil"/>
              <w:bottom w:val="single" w:sz="4" w:space="0" w:color="auto"/>
              <w:right w:val="single" w:sz="4" w:space="0" w:color="auto"/>
            </w:tcBorders>
            <w:shd w:val="clear" w:color="auto" w:fill="auto"/>
            <w:noWrap/>
            <w:vAlign w:val="bottom"/>
            <w:hideMark/>
            <w:tcPrChange w:id="661" w:author="Kamy Nz" w:date="2015-05-08T14:46:00Z">
              <w:tcPr>
                <w:tcW w:w="435" w:type="dxa"/>
                <w:tcBorders>
                  <w:top w:val="nil"/>
                  <w:left w:val="nil"/>
                  <w:bottom w:val="single" w:sz="4" w:space="0" w:color="auto"/>
                  <w:right w:val="single" w:sz="4" w:space="0" w:color="auto"/>
                </w:tcBorders>
                <w:shd w:val="clear" w:color="auto" w:fill="auto"/>
                <w:noWrap/>
                <w:vAlign w:val="bottom"/>
                <w:hideMark/>
              </w:tcPr>
            </w:tcPrChange>
          </w:tcPr>
          <w:p w14:paraId="0F11072A" w14:textId="77777777" w:rsidR="00C67B4D" w:rsidRPr="00C67B4D" w:rsidRDefault="00C67B4D" w:rsidP="00C67B4D">
            <w:pPr>
              <w:keepNext/>
              <w:keepLines/>
              <w:spacing w:before="200" w:line="240" w:lineRule="auto"/>
              <w:outlineLvl w:val="7"/>
              <w:rPr>
                <w:ins w:id="662" w:author="Kamy Nz" w:date="2015-05-08T14:33:00Z"/>
                <w:rFonts w:ascii="Times New Roman" w:eastAsia="Times New Roman" w:hAnsi="Times New Roman" w:cs="Times New Roman"/>
                <w:szCs w:val="22"/>
                <w:lang w:val="en-US"/>
                <w:rPrChange w:id="663" w:author="Kamy Nz" w:date="2015-05-08T14:36:00Z">
                  <w:rPr>
                    <w:ins w:id="664" w:author="Kamy Nz" w:date="2015-05-08T14:33:00Z"/>
                    <w:rFonts w:ascii="Calibri" w:eastAsia="Times New Roman" w:hAnsi="Calibri" w:cs="Times New Roman"/>
                    <w:color w:val="404040" w:themeColor="text1" w:themeTint="BF"/>
                    <w:sz w:val="24"/>
                    <w:szCs w:val="24"/>
                    <w:lang w:val="en-US"/>
                  </w:rPr>
                </w:rPrChange>
              </w:rPr>
            </w:pPr>
            <w:ins w:id="665" w:author="Kamy Nz" w:date="2015-05-08T14:33:00Z">
              <w:r w:rsidRPr="00C67B4D">
                <w:rPr>
                  <w:rFonts w:ascii="Times New Roman" w:eastAsia="Times New Roman" w:hAnsi="Times New Roman" w:cs="Times New Roman"/>
                  <w:szCs w:val="22"/>
                  <w:lang w:val="en-US"/>
                  <w:rPrChange w:id="666"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667"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1B4CA024" w14:textId="77777777" w:rsidR="00C67B4D" w:rsidRPr="00C67B4D" w:rsidRDefault="00C67B4D" w:rsidP="00C67B4D">
            <w:pPr>
              <w:keepNext/>
              <w:keepLines/>
              <w:spacing w:before="200" w:line="240" w:lineRule="auto"/>
              <w:outlineLvl w:val="7"/>
              <w:rPr>
                <w:ins w:id="668" w:author="Kamy Nz" w:date="2015-05-08T14:33:00Z"/>
                <w:rFonts w:ascii="Times New Roman" w:eastAsia="Times New Roman" w:hAnsi="Times New Roman" w:cs="Times New Roman"/>
                <w:szCs w:val="22"/>
                <w:lang w:val="en-US"/>
                <w:rPrChange w:id="669" w:author="Kamy Nz" w:date="2015-05-08T14:36:00Z">
                  <w:rPr>
                    <w:ins w:id="670" w:author="Kamy Nz" w:date="2015-05-08T14:33:00Z"/>
                    <w:rFonts w:ascii="Calibri" w:eastAsia="Times New Roman" w:hAnsi="Calibri" w:cs="Times New Roman"/>
                    <w:color w:val="404040" w:themeColor="text1" w:themeTint="BF"/>
                    <w:sz w:val="24"/>
                    <w:szCs w:val="24"/>
                    <w:lang w:val="en-US"/>
                  </w:rPr>
                </w:rPrChange>
              </w:rPr>
            </w:pPr>
            <w:ins w:id="671" w:author="Kamy Nz" w:date="2015-05-08T14:33:00Z">
              <w:r w:rsidRPr="00C67B4D">
                <w:rPr>
                  <w:rFonts w:ascii="Times New Roman" w:eastAsia="Times New Roman" w:hAnsi="Times New Roman" w:cs="Times New Roman"/>
                  <w:szCs w:val="22"/>
                  <w:lang w:val="en-US"/>
                  <w:rPrChange w:id="672"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673"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65A83C4C" w14:textId="77777777" w:rsidR="00C67B4D" w:rsidRPr="00C67B4D" w:rsidRDefault="00C67B4D" w:rsidP="00C67B4D">
            <w:pPr>
              <w:keepNext/>
              <w:keepLines/>
              <w:spacing w:before="200" w:line="240" w:lineRule="auto"/>
              <w:outlineLvl w:val="7"/>
              <w:rPr>
                <w:ins w:id="674" w:author="Kamy Nz" w:date="2015-05-08T14:33:00Z"/>
                <w:rFonts w:ascii="Times New Roman" w:eastAsia="Times New Roman" w:hAnsi="Times New Roman" w:cs="Times New Roman"/>
                <w:szCs w:val="22"/>
                <w:lang w:val="en-US"/>
                <w:rPrChange w:id="675" w:author="Kamy Nz" w:date="2015-05-08T14:36:00Z">
                  <w:rPr>
                    <w:ins w:id="676" w:author="Kamy Nz" w:date="2015-05-08T14:33:00Z"/>
                    <w:rFonts w:ascii="Calibri" w:eastAsia="Times New Roman" w:hAnsi="Calibri" w:cs="Times New Roman"/>
                    <w:color w:val="404040" w:themeColor="text1" w:themeTint="BF"/>
                    <w:sz w:val="24"/>
                    <w:szCs w:val="24"/>
                    <w:lang w:val="en-US"/>
                  </w:rPr>
                </w:rPrChange>
              </w:rPr>
            </w:pPr>
            <w:ins w:id="677" w:author="Kamy Nz" w:date="2015-05-08T14:33:00Z">
              <w:r w:rsidRPr="00C67B4D">
                <w:rPr>
                  <w:rFonts w:ascii="Times New Roman" w:eastAsia="Times New Roman" w:hAnsi="Times New Roman" w:cs="Times New Roman"/>
                  <w:szCs w:val="22"/>
                  <w:lang w:val="en-US"/>
                  <w:rPrChange w:id="678" w:author="Kamy Nz" w:date="2015-05-08T14:36:00Z">
                    <w:rPr>
                      <w:rFonts w:ascii="Calibri" w:eastAsia="Times New Roman" w:hAnsi="Calibri" w:cs="Times New Roman"/>
                      <w:sz w:val="24"/>
                      <w:szCs w:val="24"/>
                      <w:lang w:val="en-US"/>
                    </w:rPr>
                  </w:rPrChange>
                </w:rPr>
                <w:t> </w:t>
              </w:r>
            </w:ins>
          </w:p>
        </w:tc>
        <w:tc>
          <w:tcPr>
            <w:tcW w:w="488" w:type="dxa"/>
            <w:tcBorders>
              <w:top w:val="nil"/>
              <w:left w:val="nil"/>
              <w:bottom w:val="single" w:sz="4" w:space="0" w:color="auto"/>
              <w:right w:val="single" w:sz="4" w:space="0" w:color="auto"/>
            </w:tcBorders>
            <w:shd w:val="clear" w:color="auto" w:fill="auto"/>
            <w:noWrap/>
            <w:vAlign w:val="bottom"/>
            <w:hideMark/>
            <w:tcPrChange w:id="679" w:author="Kamy Nz" w:date="2015-05-08T14:46:00Z">
              <w:tcPr>
                <w:tcW w:w="488" w:type="dxa"/>
                <w:tcBorders>
                  <w:top w:val="nil"/>
                  <w:left w:val="nil"/>
                  <w:bottom w:val="single" w:sz="4" w:space="0" w:color="auto"/>
                  <w:right w:val="single" w:sz="4" w:space="0" w:color="auto"/>
                </w:tcBorders>
                <w:shd w:val="clear" w:color="auto" w:fill="auto"/>
                <w:noWrap/>
                <w:vAlign w:val="bottom"/>
                <w:hideMark/>
              </w:tcPr>
            </w:tcPrChange>
          </w:tcPr>
          <w:p w14:paraId="021E2ACC" w14:textId="77777777" w:rsidR="00C67B4D" w:rsidRPr="00C67B4D" w:rsidRDefault="00C67B4D" w:rsidP="00C67B4D">
            <w:pPr>
              <w:keepNext/>
              <w:keepLines/>
              <w:spacing w:before="200" w:line="240" w:lineRule="auto"/>
              <w:outlineLvl w:val="7"/>
              <w:rPr>
                <w:ins w:id="680" w:author="Kamy Nz" w:date="2015-05-08T14:33:00Z"/>
                <w:rFonts w:ascii="Times New Roman" w:eastAsia="Times New Roman" w:hAnsi="Times New Roman" w:cs="Times New Roman"/>
                <w:szCs w:val="22"/>
                <w:lang w:val="en-US"/>
                <w:rPrChange w:id="681" w:author="Kamy Nz" w:date="2015-05-08T14:36:00Z">
                  <w:rPr>
                    <w:ins w:id="682" w:author="Kamy Nz" w:date="2015-05-08T14:33:00Z"/>
                    <w:rFonts w:ascii="Calibri" w:eastAsia="Times New Roman" w:hAnsi="Calibri" w:cs="Times New Roman"/>
                    <w:color w:val="404040" w:themeColor="text1" w:themeTint="BF"/>
                    <w:sz w:val="24"/>
                    <w:szCs w:val="24"/>
                    <w:lang w:val="en-US"/>
                  </w:rPr>
                </w:rPrChange>
              </w:rPr>
            </w:pPr>
            <w:ins w:id="683" w:author="Kamy Nz" w:date="2015-05-08T14:33:00Z">
              <w:r w:rsidRPr="00C67B4D">
                <w:rPr>
                  <w:rFonts w:ascii="Times New Roman" w:eastAsia="Times New Roman" w:hAnsi="Times New Roman" w:cs="Times New Roman"/>
                  <w:szCs w:val="22"/>
                  <w:lang w:val="en-US"/>
                  <w:rPrChange w:id="684" w:author="Kamy Nz" w:date="2015-05-08T14:36:00Z">
                    <w:rPr>
                      <w:rFonts w:ascii="Calibri" w:eastAsia="Times New Roman" w:hAnsi="Calibri" w:cs="Times New Roman"/>
                      <w:sz w:val="24"/>
                      <w:szCs w:val="24"/>
                      <w:lang w:val="en-US"/>
                    </w:rPr>
                  </w:rPrChange>
                </w:rPr>
                <w:t> </w:t>
              </w:r>
            </w:ins>
          </w:p>
        </w:tc>
        <w:tc>
          <w:tcPr>
            <w:tcW w:w="432" w:type="dxa"/>
            <w:tcBorders>
              <w:top w:val="nil"/>
              <w:left w:val="nil"/>
              <w:bottom w:val="single" w:sz="4" w:space="0" w:color="auto"/>
              <w:right w:val="single" w:sz="4" w:space="0" w:color="auto"/>
            </w:tcBorders>
            <w:shd w:val="clear" w:color="auto" w:fill="auto"/>
            <w:noWrap/>
            <w:vAlign w:val="bottom"/>
            <w:hideMark/>
            <w:tcPrChange w:id="685" w:author="Kamy Nz" w:date="2015-05-08T14:46:00Z">
              <w:tcPr>
                <w:tcW w:w="432" w:type="dxa"/>
                <w:tcBorders>
                  <w:top w:val="nil"/>
                  <w:left w:val="nil"/>
                  <w:bottom w:val="single" w:sz="4" w:space="0" w:color="auto"/>
                  <w:right w:val="single" w:sz="4" w:space="0" w:color="auto"/>
                </w:tcBorders>
                <w:shd w:val="clear" w:color="auto" w:fill="auto"/>
                <w:noWrap/>
                <w:vAlign w:val="bottom"/>
                <w:hideMark/>
              </w:tcPr>
            </w:tcPrChange>
          </w:tcPr>
          <w:p w14:paraId="5A5C78E6" w14:textId="77777777" w:rsidR="00C67B4D" w:rsidRPr="00C67B4D" w:rsidRDefault="00C67B4D" w:rsidP="00C67B4D">
            <w:pPr>
              <w:keepNext/>
              <w:keepLines/>
              <w:spacing w:before="200" w:line="240" w:lineRule="auto"/>
              <w:outlineLvl w:val="7"/>
              <w:rPr>
                <w:ins w:id="686" w:author="Kamy Nz" w:date="2015-05-08T14:33:00Z"/>
                <w:rFonts w:ascii="Times New Roman" w:eastAsia="Times New Roman" w:hAnsi="Times New Roman" w:cs="Times New Roman"/>
                <w:szCs w:val="22"/>
                <w:lang w:val="en-US"/>
                <w:rPrChange w:id="687" w:author="Kamy Nz" w:date="2015-05-08T14:36:00Z">
                  <w:rPr>
                    <w:ins w:id="688" w:author="Kamy Nz" w:date="2015-05-08T14:33:00Z"/>
                    <w:rFonts w:ascii="Calibri" w:eastAsia="Times New Roman" w:hAnsi="Calibri" w:cs="Times New Roman"/>
                    <w:color w:val="404040" w:themeColor="text1" w:themeTint="BF"/>
                    <w:sz w:val="24"/>
                    <w:szCs w:val="24"/>
                    <w:lang w:val="en-US"/>
                  </w:rPr>
                </w:rPrChange>
              </w:rPr>
            </w:pPr>
            <w:ins w:id="689" w:author="Kamy Nz" w:date="2015-05-08T14:33:00Z">
              <w:r w:rsidRPr="00C67B4D">
                <w:rPr>
                  <w:rFonts w:ascii="Times New Roman" w:eastAsia="Times New Roman" w:hAnsi="Times New Roman" w:cs="Times New Roman"/>
                  <w:szCs w:val="22"/>
                  <w:lang w:val="en-US"/>
                  <w:rPrChange w:id="690"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691"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2896F084" w14:textId="77777777" w:rsidR="00C67B4D" w:rsidRPr="00C67B4D" w:rsidRDefault="00C67B4D" w:rsidP="00C67B4D">
            <w:pPr>
              <w:keepNext/>
              <w:keepLines/>
              <w:spacing w:before="200" w:line="240" w:lineRule="auto"/>
              <w:outlineLvl w:val="7"/>
              <w:rPr>
                <w:ins w:id="692" w:author="Kamy Nz" w:date="2015-05-08T14:33:00Z"/>
                <w:rFonts w:ascii="Times New Roman" w:eastAsia="Times New Roman" w:hAnsi="Times New Roman" w:cs="Times New Roman"/>
                <w:szCs w:val="22"/>
                <w:lang w:val="en-US"/>
                <w:rPrChange w:id="693" w:author="Kamy Nz" w:date="2015-05-08T14:36:00Z">
                  <w:rPr>
                    <w:ins w:id="694" w:author="Kamy Nz" w:date="2015-05-08T14:33:00Z"/>
                    <w:rFonts w:ascii="Calibri" w:eastAsia="Times New Roman" w:hAnsi="Calibri" w:cs="Times New Roman"/>
                    <w:color w:val="404040" w:themeColor="text1" w:themeTint="BF"/>
                    <w:sz w:val="24"/>
                    <w:szCs w:val="24"/>
                    <w:lang w:val="en-US"/>
                  </w:rPr>
                </w:rPrChange>
              </w:rPr>
            </w:pPr>
            <w:ins w:id="695" w:author="Kamy Nz" w:date="2015-05-08T14:33:00Z">
              <w:r w:rsidRPr="00C67B4D">
                <w:rPr>
                  <w:rFonts w:ascii="Times New Roman" w:eastAsia="Times New Roman" w:hAnsi="Times New Roman" w:cs="Times New Roman"/>
                  <w:szCs w:val="22"/>
                  <w:lang w:val="en-US"/>
                  <w:rPrChange w:id="696" w:author="Kamy Nz" w:date="2015-05-08T14:36:00Z">
                    <w:rPr>
                      <w:rFonts w:ascii="Calibri" w:eastAsia="Times New Roman" w:hAnsi="Calibri" w:cs="Times New Roman"/>
                      <w:sz w:val="24"/>
                      <w:szCs w:val="24"/>
                      <w:lang w:val="en-US"/>
                    </w:rPr>
                  </w:rPrChange>
                </w:rPr>
                <w:t> </w:t>
              </w:r>
            </w:ins>
          </w:p>
        </w:tc>
        <w:tc>
          <w:tcPr>
            <w:tcW w:w="525" w:type="dxa"/>
            <w:gridSpan w:val="2"/>
            <w:tcBorders>
              <w:top w:val="nil"/>
              <w:left w:val="nil"/>
              <w:bottom w:val="single" w:sz="4" w:space="0" w:color="auto"/>
              <w:right w:val="single" w:sz="4" w:space="0" w:color="auto"/>
            </w:tcBorders>
            <w:shd w:val="clear" w:color="auto" w:fill="auto"/>
            <w:noWrap/>
            <w:vAlign w:val="bottom"/>
            <w:hideMark/>
            <w:tcPrChange w:id="697" w:author="Kamy Nz" w:date="2015-05-08T14:46:00Z">
              <w:tcPr>
                <w:tcW w:w="525" w:type="dxa"/>
                <w:gridSpan w:val="2"/>
                <w:tcBorders>
                  <w:top w:val="nil"/>
                  <w:left w:val="nil"/>
                  <w:bottom w:val="single" w:sz="4" w:space="0" w:color="auto"/>
                  <w:right w:val="single" w:sz="4" w:space="0" w:color="auto"/>
                </w:tcBorders>
                <w:shd w:val="clear" w:color="auto" w:fill="auto"/>
                <w:noWrap/>
                <w:vAlign w:val="bottom"/>
                <w:hideMark/>
              </w:tcPr>
            </w:tcPrChange>
          </w:tcPr>
          <w:p w14:paraId="4195C415" w14:textId="77777777" w:rsidR="00C67B4D" w:rsidRPr="00C67B4D" w:rsidRDefault="00C67B4D" w:rsidP="00C67B4D">
            <w:pPr>
              <w:keepNext/>
              <w:keepLines/>
              <w:spacing w:before="200" w:line="240" w:lineRule="auto"/>
              <w:outlineLvl w:val="7"/>
              <w:rPr>
                <w:ins w:id="698" w:author="Kamy Nz" w:date="2015-05-08T14:33:00Z"/>
                <w:rFonts w:ascii="Times New Roman" w:eastAsia="Times New Roman" w:hAnsi="Times New Roman" w:cs="Times New Roman"/>
                <w:szCs w:val="22"/>
                <w:lang w:val="en-US"/>
                <w:rPrChange w:id="699" w:author="Kamy Nz" w:date="2015-05-08T14:36:00Z">
                  <w:rPr>
                    <w:ins w:id="700" w:author="Kamy Nz" w:date="2015-05-08T14:33:00Z"/>
                    <w:rFonts w:ascii="Calibri" w:eastAsia="Times New Roman" w:hAnsi="Calibri" w:cs="Times New Roman"/>
                    <w:color w:val="404040" w:themeColor="text1" w:themeTint="BF"/>
                    <w:sz w:val="24"/>
                    <w:szCs w:val="24"/>
                    <w:lang w:val="en-US"/>
                  </w:rPr>
                </w:rPrChange>
              </w:rPr>
            </w:pPr>
            <w:ins w:id="701" w:author="Kamy Nz" w:date="2015-05-08T14:33:00Z">
              <w:r w:rsidRPr="00C67B4D">
                <w:rPr>
                  <w:rFonts w:ascii="Times New Roman" w:eastAsia="Times New Roman" w:hAnsi="Times New Roman" w:cs="Times New Roman"/>
                  <w:szCs w:val="22"/>
                  <w:lang w:val="en-US"/>
                  <w:rPrChange w:id="702" w:author="Kamy Nz" w:date="2015-05-08T14:36:00Z">
                    <w:rPr>
                      <w:rFonts w:ascii="Calibri" w:eastAsia="Times New Roman" w:hAnsi="Calibri" w:cs="Times New Roman"/>
                      <w:sz w:val="24"/>
                      <w:szCs w:val="24"/>
                      <w:lang w:val="en-US"/>
                    </w:rPr>
                  </w:rPrChange>
                </w:rPr>
                <w:t> </w:t>
              </w:r>
            </w:ins>
          </w:p>
        </w:tc>
      </w:tr>
      <w:tr w:rsidR="00C67B4D" w:rsidRPr="00C67B4D" w14:paraId="570D7F01" w14:textId="77777777" w:rsidTr="00C67B4D">
        <w:trPr>
          <w:trHeight w:val="300"/>
          <w:ins w:id="703" w:author="Kamy Nz" w:date="2015-05-08T14:33:00Z"/>
          <w:trPrChange w:id="704" w:author="Kamy Nz" w:date="2015-05-08T14:46:00Z">
            <w:trPr>
              <w:trHeight w:val="300"/>
            </w:trPr>
          </w:trPrChange>
        </w:trPr>
        <w:tc>
          <w:tcPr>
            <w:tcW w:w="3261" w:type="dxa"/>
            <w:tcBorders>
              <w:top w:val="nil"/>
              <w:left w:val="single" w:sz="4" w:space="0" w:color="auto"/>
              <w:bottom w:val="single" w:sz="4" w:space="0" w:color="auto"/>
              <w:right w:val="single" w:sz="4" w:space="0" w:color="auto"/>
            </w:tcBorders>
            <w:shd w:val="clear" w:color="auto" w:fill="auto"/>
            <w:noWrap/>
            <w:vAlign w:val="bottom"/>
            <w:hideMark/>
            <w:tcPrChange w:id="705" w:author="Kamy Nz" w:date="2015-05-08T14:46:00Z">
              <w:tcPr>
                <w:tcW w:w="3333"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CC49776" w14:textId="77777777" w:rsidR="00C67B4D" w:rsidRPr="00C67B4D" w:rsidRDefault="00C67B4D">
            <w:pPr>
              <w:spacing w:line="240" w:lineRule="auto"/>
              <w:jc w:val="both"/>
              <w:rPr>
                <w:ins w:id="706" w:author="Kamy Nz" w:date="2015-05-08T14:33:00Z"/>
                <w:rFonts w:ascii="Times New Roman" w:eastAsia="Times New Roman" w:hAnsi="Times New Roman" w:cs="Times New Roman"/>
                <w:szCs w:val="22"/>
                <w:lang w:val="en-US"/>
                <w:rPrChange w:id="707" w:author="Kamy Nz" w:date="2015-05-08T14:36:00Z">
                  <w:rPr>
                    <w:ins w:id="708" w:author="Kamy Nz" w:date="2015-05-08T14:33:00Z"/>
                    <w:rFonts w:ascii="Calibri" w:eastAsia="Times New Roman" w:hAnsi="Calibri" w:cs="Times New Roman"/>
                    <w:sz w:val="24"/>
                    <w:szCs w:val="24"/>
                    <w:lang w:val="en-US"/>
                  </w:rPr>
                </w:rPrChange>
              </w:rPr>
              <w:pPrChange w:id="709" w:author="Kamy Nz" w:date="2015-05-08T14:46:00Z">
                <w:pPr>
                  <w:spacing w:line="240" w:lineRule="auto"/>
                </w:pPr>
              </w:pPrChange>
            </w:pPr>
            <w:ins w:id="710" w:author="Kamy Nz" w:date="2015-05-08T14:33:00Z">
              <w:r w:rsidRPr="00C67B4D">
                <w:rPr>
                  <w:rFonts w:ascii="Times New Roman" w:eastAsia="Times New Roman" w:hAnsi="Times New Roman" w:cs="Times New Roman"/>
                  <w:szCs w:val="22"/>
                  <w:lang w:val="en-US"/>
                  <w:rPrChange w:id="711" w:author="Kamy Nz" w:date="2015-05-08T14:36:00Z">
                    <w:rPr>
                      <w:rFonts w:ascii="Calibri" w:eastAsia="Times New Roman" w:hAnsi="Calibri" w:cs="Times New Roman"/>
                      <w:sz w:val="24"/>
                      <w:szCs w:val="24"/>
                      <w:lang w:val="en-US"/>
                    </w:rPr>
                  </w:rPrChange>
                </w:rPr>
                <w:t xml:space="preserve">4. </w:t>
              </w:r>
              <w:proofErr w:type="spellStart"/>
              <w:r w:rsidRPr="00C67B4D">
                <w:rPr>
                  <w:rFonts w:ascii="Times New Roman" w:eastAsia="Times New Roman" w:hAnsi="Times New Roman" w:cs="Times New Roman"/>
                  <w:szCs w:val="22"/>
                  <w:lang w:val="en-US"/>
                  <w:rPrChange w:id="712" w:author="Kamy Nz" w:date="2015-05-08T14:36:00Z">
                    <w:rPr>
                      <w:rFonts w:ascii="Calibri" w:eastAsia="Times New Roman" w:hAnsi="Calibri" w:cs="Times New Roman"/>
                      <w:sz w:val="24"/>
                      <w:szCs w:val="24"/>
                      <w:lang w:val="en-US"/>
                    </w:rPr>
                  </w:rPrChange>
                </w:rPr>
                <w:t>Programar</w:t>
              </w:r>
              <w:proofErr w:type="spellEnd"/>
              <w:r w:rsidRPr="00C67B4D">
                <w:rPr>
                  <w:rFonts w:ascii="Times New Roman" w:eastAsia="Times New Roman" w:hAnsi="Times New Roman" w:cs="Times New Roman"/>
                  <w:szCs w:val="22"/>
                  <w:lang w:val="en-US"/>
                  <w:rPrChange w:id="713"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714" w:author="Kamy Nz" w:date="2015-05-08T14:36:00Z">
                    <w:rPr>
                      <w:rFonts w:ascii="Calibri" w:eastAsia="Times New Roman" w:hAnsi="Calibri" w:cs="Times New Roman"/>
                      <w:sz w:val="24"/>
                      <w:szCs w:val="24"/>
                      <w:lang w:val="en-US"/>
                    </w:rPr>
                  </w:rPrChange>
                </w:rPr>
                <w:t>puede</w:t>
              </w:r>
              <w:proofErr w:type="spellEnd"/>
              <w:r w:rsidRPr="00C67B4D">
                <w:rPr>
                  <w:rFonts w:ascii="Times New Roman" w:eastAsia="Times New Roman" w:hAnsi="Times New Roman" w:cs="Times New Roman"/>
                  <w:szCs w:val="22"/>
                  <w:lang w:val="en-US"/>
                  <w:rPrChange w:id="715"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716" w:author="Kamy Nz" w:date="2015-05-08T14:36:00Z">
                    <w:rPr>
                      <w:rFonts w:ascii="Calibri" w:eastAsia="Times New Roman" w:hAnsi="Calibri" w:cs="Times New Roman"/>
                      <w:sz w:val="24"/>
                      <w:szCs w:val="24"/>
                      <w:lang w:val="en-US"/>
                    </w:rPr>
                  </w:rPrChange>
                </w:rPr>
                <w:t>ser</w:t>
              </w:r>
              <w:proofErr w:type="spellEnd"/>
              <w:r w:rsidRPr="00C67B4D">
                <w:rPr>
                  <w:rFonts w:ascii="Times New Roman" w:eastAsia="Times New Roman" w:hAnsi="Times New Roman" w:cs="Times New Roman"/>
                  <w:szCs w:val="22"/>
                  <w:lang w:val="en-US"/>
                  <w:rPrChange w:id="717" w:author="Kamy Nz" w:date="2015-05-08T14:36:00Z">
                    <w:rPr>
                      <w:rFonts w:ascii="Calibri" w:eastAsia="Times New Roman" w:hAnsi="Calibri" w:cs="Times New Roman"/>
                      <w:sz w:val="24"/>
                      <w:szCs w:val="24"/>
                      <w:lang w:val="en-US"/>
                    </w:rPr>
                  </w:rPrChange>
                </w:rPr>
                <w:t xml:space="preserve"> en Python o Perl), la </w:t>
              </w:r>
              <w:proofErr w:type="spellStart"/>
              <w:r w:rsidRPr="00C67B4D">
                <w:rPr>
                  <w:rFonts w:ascii="Times New Roman" w:eastAsia="Times New Roman" w:hAnsi="Times New Roman" w:cs="Times New Roman"/>
                  <w:szCs w:val="22"/>
                  <w:lang w:val="en-US"/>
                  <w:rPrChange w:id="718" w:author="Kamy Nz" w:date="2015-05-08T14:36:00Z">
                    <w:rPr>
                      <w:rFonts w:ascii="Calibri" w:eastAsia="Times New Roman" w:hAnsi="Calibri" w:cs="Times New Roman"/>
                      <w:sz w:val="24"/>
                      <w:szCs w:val="24"/>
                      <w:lang w:val="en-US"/>
                    </w:rPr>
                  </w:rPrChange>
                </w:rPr>
                <w:t>función</w:t>
              </w:r>
              <w:proofErr w:type="spellEnd"/>
              <w:r w:rsidRPr="00C67B4D">
                <w:rPr>
                  <w:rFonts w:ascii="Times New Roman" w:eastAsia="Times New Roman" w:hAnsi="Times New Roman" w:cs="Times New Roman"/>
                  <w:szCs w:val="22"/>
                  <w:lang w:val="en-US"/>
                  <w:rPrChange w:id="719"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720" w:author="Kamy Nz" w:date="2015-05-08T14:36:00Z">
                    <w:rPr>
                      <w:rFonts w:ascii="Calibri" w:eastAsia="Times New Roman" w:hAnsi="Calibri" w:cs="Times New Roman"/>
                      <w:sz w:val="24"/>
                      <w:szCs w:val="24"/>
                      <w:lang w:val="en-US"/>
                    </w:rPr>
                  </w:rPrChange>
                </w:rPr>
                <w:t>que</w:t>
              </w:r>
              <w:proofErr w:type="spellEnd"/>
              <w:r w:rsidRPr="00C67B4D">
                <w:rPr>
                  <w:rFonts w:ascii="Times New Roman" w:eastAsia="Times New Roman" w:hAnsi="Times New Roman" w:cs="Times New Roman"/>
                  <w:szCs w:val="22"/>
                  <w:lang w:val="en-US"/>
                  <w:rPrChange w:id="721"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722" w:author="Kamy Nz" w:date="2015-05-08T14:36:00Z">
                    <w:rPr>
                      <w:rFonts w:ascii="Calibri" w:eastAsia="Times New Roman" w:hAnsi="Calibri" w:cs="Times New Roman"/>
                      <w:sz w:val="24"/>
                      <w:szCs w:val="24"/>
                      <w:lang w:val="en-US"/>
                    </w:rPr>
                  </w:rPrChange>
                </w:rPr>
                <w:t>permita</w:t>
              </w:r>
              <w:proofErr w:type="spellEnd"/>
              <w:r w:rsidRPr="00C67B4D">
                <w:rPr>
                  <w:rFonts w:ascii="Times New Roman" w:eastAsia="Times New Roman" w:hAnsi="Times New Roman" w:cs="Times New Roman"/>
                  <w:szCs w:val="22"/>
                  <w:lang w:val="en-US"/>
                  <w:rPrChange w:id="723" w:author="Kamy Nz" w:date="2015-05-08T14:36:00Z">
                    <w:rPr>
                      <w:rFonts w:ascii="Calibri" w:eastAsia="Times New Roman" w:hAnsi="Calibri" w:cs="Times New Roman"/>
                      <w:sz w:val="24"/>
                      <w:szCs w:val="24"/>
                      <w:lang w:val="en-US"/>
                    </w:rPr>
                  </w:rPrChange>
                </w:rPr>
                <w:t xml:space="preserve"> la </w:t>
              </w:r>
              <w:proofErr w:type="spellStart"/>
              <w:r w:rsidRPr="00C67B4D">
                <w:rPr>
                  <w:rFonts w:ascii="Times New Roman" w:eastAsia="Times New Roman" w:hAnsi="Times New Roman" w:cs="Times New Roman"/>
                  <w:szCs w:val="22"/>
                  <w:lang w:val="en-US"/>
                  <w:rPrChange w:id="724" w:author="Kamy Nz" w:date="2015-05-08T14:36:00Z">
                    <w:rPr>
                      <w:rFonts w:ascii="Calibri" w:eastAsia="Times New Roman" w:hAnsi="Calibri" w:cs="Times New Roman"/>
                      <w:sz w:val="24"/>
                      <w:szCs w:val="24"/>
                      <w:lang w:val="en-US"/>
                    </w:rPr>
                  </w:rPrChange>
                </w:rPr>
                <w:t>entrada</w:t>
              </w:r>
              <w:proofErr w:type="spellEnd"/>
              <w:r w:rsidRPr="00C67B4D">
                <w:rPr>
                  <w:rFonts w:ascii="Times New Roman" w:eastAsia="Times New Roman" w:hAnsi="Times New Roman" w:cs="Times New Roman"/>
                  <w:szCs w:val="22"/>
                  <w:lang w:val="en-US"/>
                  <w:rPrChange w:id="725" w:author="Kamy Nz" w:date="2015-05-08T14:36:00Z">
                    <w:rPr>
                      <w:rFonts w:ascii="Calibri" w:eastAsia="Times New Roman" w:hAnsi="Calibri" w:cs="Times New Roman"/>
                      <w:sz w:val="24"/>
                      <w:szCs w:val="24"/>
                      <w:lang w:val="en-US"/>
                    </w:rPr>
                  </w:rPrChange>
                </w:rPr>
                <w:t xml:space="preserve"> de </w:t>
              </w:r>
              <w:proofErr w:type="spellStart"/>
              <w:r w:rsidRPr="00C67B4D">
                <w:rPr>
                  <w:rFonts w:ascii="Times New Roman" w:eastAsia="Times New Roman" w:hAnsi="Times New Roman" w:cs="Times New Roman"/>
                  <w:szCs w:val="22"/>
                  <w:lang w:val="en-US"/>
                  <w:rPrChange w:id="726" w:author="Kamy Nz" w:date="2015-05-08T14:36:00Z">
                    <w:rPr>
                      <w:rFonts w:ascii="Calibri" w:eastAsia="Times New Roman" w:hAnsi="Calibri" w:cs="Times New Roman"/>
                      <w:sz w:val="24"/>
                      <w:szCs w:val="24"/>
                      <w:lang w:val="en-US"/>
                    </w:rPr>
                  </w:rPrChange>
                </w:rPr>
                <w:t>las</w:t>
              </w:r>
              <w:proofErr w:type="spellEnd"/>
              <w:r w:rsidRPr="00C67B4D">
                <w:rPr>
                  <w:rFonts w:ascii="Times New Roman" w:eastAsia="Times New Roman" w:hAnsi="Times New Roman" w:cs="Times New Roman"/>
                  <w:szCs w:val="22"/>
                  <w:lang w:val="en-US"/>
                  <w:rPrChange w:id="727" w:author="Kamy Nz" w:date="2015-05-08T14:36:00Z">
                    <w:rPr>
                      <w:rFonts w:ascii="Calibri" w:eastAsia="Times New Roman" w:hAnsi="Calibri" w:cs="Times New Roman"/>
                      <w:sz w:val="24"/>
                      <w:szCs w:val="24"/>
                      <w:lang w:val="en-US"/>
                    </w:rPr>
                  </w:rPrChange>
                </w:rPr>
                <w:t xml:space="preserve"> variables de </w:t>
              </w:r>
              <w:proofErr w:type="spellStart"/>
              <w:r w:rsidRPr="00C67B4D">
                <w:rPr>
                  <w:rFonts w:ascii="Times New Roman" w:eastAsia="Times New Roman" w:hAnsi="Times New Roman" w:cs="Times New Roman"/>
                  <w:szCs w:val="22"/>
                  <w:lang w:val="en-US"/>
                  <w:rPrChange w:id="728" w:author="Kamy Nz" w:date="2015-05-08T14:36:00Z">
                    <w:rPr>
                      <w:rFonts w:ascii="Calibri" w:eastAsia="Times New Roman" w:hAnsi="Calibri" w:cs="Times New Roman"/>
                      <w:sz w:val="24"/>
                      <w:szCs w:val="24"/>
                      <w:lang w:val="en-US"/>
                    </w:rPr>
                  </w:rPrChange>
                </w:rPr>
                <w:t>composición</w:t>
              </w:r>
              <w:proofErr w:type="spellEnd"/>
              <w:r w:rsidRPr="00C67B4D">
                <w:rPr>
                  <w:rFonts w:ascii="Times New Roman" w:eastAsia="Times New Roman" w:hAnsi="Times New Roman" w:cs="Times New Roman"/>
                  <w:szCs w:val="22"/>
                  <w:lang w:val="en-US"/>
                  <w:rPrChange w:id="729"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730" w:author="Kamy Nz" w:date="2015-05-08T14:36:00Z">
                    <w:rPr>
                      <w:rFonts w:ascii="Calibri" w:eastAsia="Times New Roman" w:hAnsi="Calibri" w:cs="Times New Roman"/>
                      <w:sz w:val="24"/>
                      <w:szCs w:val="24"/>
                      <w:lang w:val="en-US"/>
                    </w:rPr>
                  </w:rPrChange>
                </w:rPr>
                <w:t>biológica</w:t>
              </w:r>
              <w:proofErr w:type="spellEnd"/>
            </w:ins>
          </w:p>
        </w:tc>
        <w:tc>
          <w:tcPr>
            <w:tcW w:w="567" w:type="dxa"/>
            <w:tcBorders>
              <w:top w:val="nil"/>
              <w:left w:val="nil"/>
              <w:bottom w:val="single" w:sz="4" w:space="0" w:color="auto"/>
              <w:right w:val="single" w:sz="4" w:space="0" w:color="auto"/>
            </w:tcBorders>
            <w:shd w:val="clear" w:color="auto" w:fill="auto"/>
            <w:noWrap/>
            <w:vAlign w:val="bottom"/>
            <w:hideMark/>
            <w:tcPrChange w:id="731" w:author="Kamy Nz" w:date="2015-05-08T14:46:00Z">
              <w:tcPr>
                <w:tcW w:w="495" w:type="dxa"/>
                <w:gridSpan w:val="2"/>
                <w:tcBorders>
                  <w:top w:val="nil"/>
                  <w:left w:val="nil"/>
                  <w:bottom w:val="single" w:sz="4" w:space="0" w:color="auto"/>
                  <w:right w:val="single" w:sz="4" w:space="0" w:color="auto"/>
                </w:tcBorders>
                <w:shd w:val="clear" w:color="auto" w:fill="auto"/>
                <w:noWrap/>
                <w:vAlign w:val="bottom"/>
                <w:hideMark/>
              </w:tcPr>
            </w:tcPrChange>
          </w:tcPr>
          <w:p w14:paraId="5CF34DE7" w14:textId="77777777" w:rsidR="00C67B4D" w:rsidRPr="00C67B4D" w:rsidRDefault="00C67B4D" w:rsidP="00C67B4D">
            <w:pPr>
              <w:keepNext/>
              <w:keepLines/>
              <w:spacing w:before="200" w:line="240" w:lineRule="auto"/>
              <w:outlineLvl w:val="7"/>
              <w:rPr>
                <w:ins w:id="732" w:author="Kamy Nz" w:date="2015-05-08T14:33:00Z"/>
                <w:rFonts w:ascii="Times New Roman" w:eastAsia="Times New Roman" w:hAnsi="Times New Roman" w:cs="Times New Roman"/>
                <w:szCs w:val="22"/>
                <w:lang w:val="en-US"/>
                <w:rPrChange w:id="733" w:author="Kamy Nz" w:date="2015-05-08T14:36:00Z">
                  <w:rPr>
                    <w:ins w:id="734" w:author="Kamy Nz" w:date="2015-05-08T14:33:00Z"/>
                    <w:rFonts w:ascii="Calibri" w:eastAsia="Times New Roman" w:hAnsi="Calibri" w:cs="Times New Roman"/>
                    <w:color w:val="404040" w:themeColor="text1" w:themeTint="BF"/>
                    <w:sz w:val="24"/>
                    <w:szCs w:val="24"/>
                    <w:lang w:val="en-US"/>
                  </w:rPr>
                </w:rPrChange>
              </w:rPr>
            </w:pPr>
            <w:ins w:id="735" w:author="Kamy Nz" w:date="2015-05-08T14:33:00Z">
              <w:r w:rsidRPr="00C67B4D">
                <w:rPr>
                  <w:rFonts w:ascii="Times New Roman" w:eastAsia="Times New Roman" w:hAnsi="Times New Roman" w:cs="Times New Roman"/>
                  <w:szCs w:val="22"/>
                  <w:lang w:val="en-US"/>
                  <w:rPrChange w:id="736" w:author="Kamy Nz" w:date="2015-05-08T14:36:00Z">
                    <w:rPr>
                      <w:rFonts w:ascii="Calibri" w:eastAsia="Times New Roman" w:hAnsi="Calibri" w:cs="Times New Roman"/>
                      <w:sz w:val="24"/>
                      <w:szCs w:val="24"/>
                      <w:lang w:val="en-US"/>
                    </w:rPr>
                  </w:rPrChange>
                </w:rPr>
                <w:t> </w:t>
              </w:r>
            </w:ins>
          </w:p>
        </w:tc>
        <w:tc>
          <w:tcPr>
            <w:tcW w:w="425" w:type="dxa"/>
            <w:tcBorders>
              <w:top w:val="nil"/>
              <w:left w:val="nil"/>
              <w:bottom w:val="single" w:sz="4" w:space="0" w:color="auto"/>
              <w:right w:val="single" w:sz="4" w:space="0" w:color="auto"/>
            </w:tcBorders>
            <w:shd w:val="clear" w:color="auto" w:fill="auto"/>
            <w:noWrap/>
            <w:vAlign w:val="bottom"/>
            <w:hideMark/>
            <w:tcPrChange w:id="737" w:author="Kamy Nz" w:date="2015-05-08T14:46:00Z">
              <w:tcPr>
                <w:tcW w:w="236" w:type="dxa"/>
                <w:tcBorders>
                  <w:top w:val="nil"/>
                  <w:left w:val="nil"/>
                  <w:bottom w:val="single" w:sz="4" w:space="0" w:color="auto"/>
                  <w:right w:val="single" w:sz="4" w:space="0" w:color="auto"/>
                </w:tcBorders>
                <w:shd w:val="clear" w:color="auto" w:fill="auto"/>
                <w:noWrap/>
                <w:vAlign w:val="bottom"/>
                <w:hideMark/>
              </w:tcPr>
            </w:tcPrChange>
          </w:tcPr>
          <w:p w14:paraId="7D006E0E" w14:textId="77777777" w:rsidR="00C67B4D" w:rsidRPr="00C67B4D" w:rsidRDefault="00C67B4D" w:rsidP="00C67B4D">
            <w:pPr>
              <w:keepNext/>
              <w:keepLines/>
              <w:spacing w:before="200" w:line="240" w:lineRule="auto"/>
              <w:outlineLvl w:val="7"/>
              <w:rPr>
                <w:ins w:id="738" w:author="Kamy Nz" w:date="2015-05-08T14:33:00Z"/>
                <w:rFonts w:ascii="Times New Roman" w:eastAsia="Times New Roman" w:hAnsi="Times New Roman" w:cs="Times New Roman"/>
                <w:szCs w:val="22"/>
                <w:lang w:val="en-US"/>
                <w:rPrChange w:id="739" w:author="Kamy Nz" w:date="2015-05-08T14:36:00Z">
                  <w:rPr>
                    <w:ins w:id="740" w:author="Kamy Nz" w:date="2015-05-08T14:33:00Z"/>
                    <w:rFonts w:ascii="Calibri" w:eastAsia="Times New Roman" w:hAnsi="Calibri" w:cs="Times New Roman"/>
                    <w:color w:val="404040" w:themeColor="text1" w:themeTint="BF"/>
                    <w:sz w:val="24"/>
                    <w:szCs w:val="24"/>
                    <w:lang w:val="en-US"/>
                  </w:rPr>
                </w:rPrChange>
              </w:rPr>
            </w:pPr>
            <w:ins w:id="741" w:author="Kamy Nz" w:date="2015-05-08T14:33:00Z">
              <w:r w:rsidRPr="00C67B4D">
                <w:rPr>
                  <w:rFonts w:ascii="Times New Roman" w:eastAsia="Times New Roman" w:hAnsi="Times New Roman" w:cs="Times New Roman"/>
                  <w:szCs w:val="22"/>
                  <w:lang w:val="en-US"/>
                  <w:rPrChange w:id="742" w:author="Kamy Nz" w:date="2015-05-08T14:36:00Z">
                    <w:rPr>
                      <w:rFonts w:ascii="Calibri" w:eastAsia="Times New Roman" w:hAnsi="Calibri" w:cs="Times New Roman"/>
                      <w:sz w:val="24"/>
                      <w:szCs w:val="24"/>
                      <w:lang w:val="en-US"/>
                    </w:rPr>
                  </w:rPrChange>
                </w:rPr>
                <w:t> </w:t>
              </w:r>
            </w:ins>
          </w:p>
        </w:tc>
        <w:tc>
          <w:tcPr>
            <w:tcW w:w="337" w:type="dxa"/>
            <w:tcBorders>
              <w:top w:val="nil"/>
              <w:left w:val="nil"/>
              <w:bottom w:val="single" w:sz="4" w:space="0" w:color="auto"/>
              <w:right w:val="single" w:sz="4" w:space="0" w:color="auto"/>
            </w:tcBorders>
            <w:shd w:val="clear" w:color="auto" w:fill="auto"/>
            <w:noWrap/>
            <w:vAlign w:val="bottom"/>
            <w:hideMark/>
            <w:tcPrChange w:id="743" w:author="Kamy Nz" w:date="2015-05-08T14:46:00Z">
              <w:tcPr>
                <w:tcW w:w="526" w:type="dxa"/>
                <w:gridSpan w:val="2"/>
                <w:tcBorders>
                  <w:top w:val="nil"/>
                  <w:left w:val="nil"/>
                  <w:bottom w:val="single" w:sz="4" w:space="0" w:color="auto"/>
                  <w:right w:val="single" w:sz="4" w:space="0" w:color="auto"/>
                </w:tcBorders>
                <w:shd w:val="clear" w:color="auto" w:fill="auto"/>
                <w:noWrap/>
                <w:vAlign w:val="bottom"/>
                <w:hideMark/>
              </w:tcPr>
            </w:tcPrChange>
          </w:tcPr>
          <w:p w14:paraId="148B18CF" w14:textId="77777777" w:rsidR="00C67B4D" w:rsidRPr="00C67B4D" w:rsidRDefault="00C67B4D" w:rsidP="00C67B4D">
            <w:pPr>
              <w:keepNext/>
              <w:keepLines/>
              <w:spacing w:before="200" w:line="240" w:lineRule="auto"/>
              <w:outlineLvl w:val="7"/>
              <w:rPr>
                <w:ins w:id="744" w:author="Kamy Nz" w:date="2015-05-08T14:33:00Z"/>
                <w:rFonts w:ascii="Times New Roman" w:eastAsia="Times New Roman" w:hAnsi="Times New Roman" w:cs="Times New Roman"/>
                <w:szCs w:val="22"/>
                <w:lang w:val="en-US"/>
                <w:rPrChange w:id="745" w:author="Kamy Nz" w:date="2015-05-08T14:36:00Z">
                  <w:rPr>
                    <w:ins w:id="746" w:author="Kamy Nz" w:date="2015-05-08T14:33:00Z"/>
                    <w:rFonts w:ascii="Calibri" w:eastAsia="Times New Roman" w:hAnsi="Calibri" w:cs="Times New Roman"/>
                    <w:color w:val="404040" w:themeColor="text1" w:themeTint="BF"/>
                    <w:sz w:val="24"/>
                    <w:szCs w:val="24"/>
                    <w:lang w:val="en-US"/>
                  </w:rPr>
                </w:rPrChange>
              </w:rPr>
            </w:pPr>
            <w:ins w:id="747" w:author="Kamy Nz" w:date="2015-05-08T14:33:00Z">
              <w:r w:rsidRPr="00C67B4D">
                <w:rPr>
                  <w:rFonts w:ascii="Times New Roman" w:eastAsia="Times New Roman" w:hAnsi="Times New Roman" w:cs="Times New Roman"/>
                  <w:szCs w:val="22"/>
                  <w:lang w:val="en-US"/>
                  <w:rPrChange w:id="748" w:author="Kamy Nz" w:date="2015-05-08T14:36:00Z">
                    <w:rPr>
                      <w:rFonts w:ascii="Calibri" w:eastAsia="Times New Roman" w:hAnsi="Calibri" w:cs="Times New Roman"/>
                      <w:sz w:val="24"/>
                      <w:szCs w:val="24"/>
                      <w:lang w:val="en-US"/>
                    </w:rPr>
                  </w:rPrChange>
                </w:rPr>
                <w:t> </w:t>
              </w:r>
            </w:ins>
          </w:p>
        </w:tc>
        <w:tc>
          <w:tcPr>
            <w:tcW w:w="419" w:type="dxa"/>
            <w:tcBorders>
              <w:top w:val="nil"/>
              <w:left w:val="nil"/>
              <w:bottom w:val="single" w:sz="4" w:space="0" w:color="auto"/>
              <w:right w:val="single" w:sz="4" w:space="0" w:color="auto"/>
            </w:tcBorders>
            <w:shd w:val="clear" w:color="auto" w:fill="auto"/>
            <w:noWrap/>
            <w:vAlign w:val="bottom"/>
            <w:hideMark/>
            <w:tcPrChange w:id="749" w:author="Kamy Nz" w:date="2015-05-08T14:46:00Z">
              <w:tcPr>
                <w:tcW w:w="419" w:type="dxa"/>
                <w:tcBorders>
                  <w:top w:val="nil"/>
                  <w:left w:val="nil"/>
                  <w:bottom w:val="single" w:sz="4" w:space="0" w:color="auto"/>
                  <w:right w:val="single" w:sz="4" w:space="0" w:color="auto"/>
                </w:tcBorders>
                <w:shd w:val="clear" w:color="auto" w:fill="auto"/>
                <w:noWrap/>
                <w:vAlign w:val="bottom"/>
                <w:hideMark/>
              </w:tcPr>
            </w:tcPrChange>
          </w:tcPr>
          <w:p w14:paraId="37436B48" w14:textId="77777777" w:rsidR="00C67B4D" w:rsidRPr="00C67B4D" w:rsidRDefault="00C67B4D" w:rsidP="00C67B4D">
            <w:pPr>
              <w:keepNext/>
              <w:keepLines/>
              <w:spacing w:before="200" w:line="240" w:lineRule="auto"/>
              <w:outlineLvl w:val="7"/>
              <w:rPr>
                <w:ins w:id="750" w:author="Kamy Nz" w:date="2015-05-08T14:33:00Z"/>
                <w:rFonts w:ascii="Times New Roman" w:eastAsia="Times New Roman" w:hAnsi="Times New Roman" w:cs="Times New Roman"/>
                <w:szCs w:val="22"/>
                <w:lang w:val="en-US"/>
                <w:rPrChange w:id="751" w:author="Kamy Nz" w:date="2015-05-08T14:36:00Z">
                  <w:rPr>
                    <w:ins w:id="752" w:author="Kamy Nz" w:date="2015-05-08T14:33:00Z"/>
                    <w:rFonts w:ascii="Calibri" w:eastAsia="Times New Roman" w:hAnsi="Calibri" w:cs="Times New Roman"/>
                    <w:color w:val="404040" w:themeColor="text1" w:themeTint="BF"/>
                    <w:sz w:val="24"/>
                    <w:szCs w:val="24"/>
                    <w:lang w:val="en-US"/>
                  </w:rPr>
                </w:rPrChange>
              </w:rPr>
            </w:pPr>
            <w:ins w:id="753" w:author="Kamy Nz" w:date="2015-05-08T14:33:00Z">
              <w:r w:rsidRPr="00C67B4D">
                <w:rPr>
                  <w:rFonts w:ascii="Times New Roman" w:eastAsia="Times New Roman" w:hAnsi="Times New Roman" w:cs="Times New Roman"/>
                  <w:szCs w:val="22"/>
                  <w:lang w:val="en-US"/>
                  <w:rPrChange w:id="754" w:author="Kamy Nz" w:date="2015-05-08T14:36:00Z">
                    <w:rPr>
                      <w:rFonts w:ascii="Calibri" w:eastAsia="Times New Roman" w:hAnsi="Calibri" w:cs="Times New Roman"/>
                      <w:sz w:val="24"/>
                      <w:szCs w:val="24"/>
                      <w:lang w:val="en-US"/>
                    </w:rPr>
                  </w:rPrChange>
                </w:rPr>
                <w:t> </w:t>
              </w:r>
            </w:ins>
          </w:p>
        </w:tc>
        <w:tc>
          <w:tcPr>
            <w:tcW w:w="378" w:type="dxa"/>
            <w:tcBorders>
              <w:top w:val="nil"/>
              <w:left w:val="nil"/>
              <w:bottom w:val="single" w:sz="4" w:space="0" w:color="auto"/>
              <w:right w:val="single" w:sz="4" w:space="0" w:color="auto"/>
            </w:tcBorders>
            <w:shd w:val="clear" w:color="000000" w:fill="3366FF"/>
            <w:noWrap/>
            <w:vAlign w:val="bottom"/>
            <w:hideMark/>
            <w:tcPrChange w:id="755" w:author="Kamy Nz" w:date="2015-05-08T14:46:00Z">
              <w:tcPr>
                <w:tcW w:w="419" w:type="dxa"/>
                <w:gridSpan w:val="2"/>
                <w:tcBorders>
                  <w:top w:val="nil"/>
                  <w:left w:val="nil"/>
                  <w:bottom w:val="single" w:sz="4" w:space="0" w:color="auto"/>
                  <w:right w:val="single" w:sz="4" w:space="0" w:color="auto"/>
                </w:tcBorders>
                <w:shd w:val="clear" w:color="000000" w:fill="3366FF"/>
                <w:noWrap/>
                <w:vAlign w:val="bottom"/>
                <w:hideMark/>
              </w:tcPr>
            </w:tcPrChange>
          </w:tcPr>
          <w:p w14:paraId="307777D5" w14:textId="77777777" w:rsidR="00C67B4D" w:rsidRPr="00C67B4D" w:rsidRDefault="00C67B4D" w:rsidP="00C67B4D">
            <w:pPr>
              <w:keepNext/>
              <w:keepLines/>
              <w:spacing w:before="200" w:line="240" w:lineRule="auto"/>
              <w:outlineLvl w:val="7"/>
              <w:rPr>
                <w:ins w:id="756" w:author="Kamy Nz" w:date="2015-05-08T14:33:00Z"/>
                <w:rFonts w:ascii="Times New Roman" w:eastAsia="Times New Roman" w:hAnsi="Times New Roman" w:cs="Times New Roman"/>
                <w:szCs w:val="22"/>
                <w:lang w:val="en-US"/>
                <w:rPrChange w:id="757" w:author="Kamy Nz" w:date="2015-05-08T14:36:00Z">
                  <w:rPr>
                    <w:ins w:id="758" w:author="Kamy Nz" w:date="2015-05-08T14:33:00Z"/>
                    <w:rFonts w:ascii="Calibri" w:eastAsia="Times New Roman" w:hAnsi="Calibri" w:cs="Times New Roman"/>
                    <w:color w:val="404040" w:themeColor="text1" w:themeTint="BF"/>
                    <w:sz w:val="24"/>
                    <w:szCs w:val="24"/>
                    <w:lang w:val="en-US"/>
                  </w:rPr>
                </w:rPrChange>
              </w:rPr>
            </w:pPr>
            <w:ins w:id="759" w:author="Kamy Nz" w:date="2015-05-08T14:33:00Z">
              <w:r w:rsidRPr="00C67B4D">
                <w:rPr>
                  <w:rFonts w:ascii="Times New Roman" w:eastAsia="Times New Roman" w:hAnsi="Times New Roman" w:cs="Times New Roman"/>
                  <w:szCs w:val="22"/>
                  <w:lang w:val="en-US"/>
                  <w:rPrChange w:id="760" w:author="Kamy Nz" w:date="2015-05-08T14:36:00Z">
                    <w:rPr>
                      <w:rFonts w:ascii="Calibri" w:eastAsia="Times New Roman" w:hAnsi="Calibri" w:cs="Times New Roman"/>
                      <w:sz w:val="24"/>
                      <w:szCs w:val="24"/>
                      <w:lang w:val="en-US"/>
                    </w:rPr>
                  </w:rPrChange>
                </w:rPr>
                <w:t> </w:t>
              </w:r>
            </w:ins>
          </w:p>
        </w:tc>
        <w:tc>
          <w:tcPr>
            <w:tcW w:w="379" w:type="dxa"/>
            <w:tcBorders>
              <w:top w:val="nil"/>
              <w:left w:val="nil"/>
              <w:bottom w:val="single" w:sz="4" w:space="0" w:color="auto"/>
              <w:right w:val="single" w:sz="4" w:space="0" w:color="auto"/>
            </w:tcBorders>
            <w:shd w:val="clear" w:color="000000" w:fill="3366FF"/>
            <w:noWrap/>
            <w:vAlign w:val="bottom"/>
            <w:hideMark/>
            <w:tcPrChange w:id="761" w:author="Kamy Nz" w:date="2015-05-08T14:46:00Z">
              <w:tcPr>
                <w:tcW w:w="338" w:type="dxa"/>
                <w:tcBorders>
                  <w:top w:val="nil"/>
                  <w:left w:val="nil"/>
                  <w:bottom w:val="single" w:sz="4" w:space="0" w:color="auto"/>
                  <w:right w:val="single" w:sz="4" w:space="0" w:color="auto"/>
                </w:tcBorders>
                <w:shd w:val="clear" w:color="000000" w:fill="3366FF"/>
                <w:noWrap/>
                <w:vAlign w:val="bottom"/>
                <w:hideMark/>
              </w:tcPr>
            </w:tcPrChange>
          </w:tcPr>
          <w:p w14:paraId="723CF593" w14:textId="77777777" w:rsidR="00C67B4D" w:rsidRPr="00C67B4D" w:rsidRDefault="00C67B4D" w:rsidP="00C67B4D">
            <w:pPr>
              <w:keepNext/>
              <w:keepLines/>
              <w:spacing w:before="200" w:line="240" w:lineRule="auto"/>
              <w:outlineLvl w:val="7"/>
              <w:rPr>
                <w:ins w:id="762" w:author="Kamy Nz" w:date="2015-05-08T14:33:00Z"/>
                <w:rFonts w:ascii="Times New Roman" w:eastAsia="Times New Roman" w:hAnsi="Times New Roman" w:cs="Times New Roman"/>
                <w:szCs w:val="22"/>
                <w:lang w:val="en-US"/>
                <w:rPrChange w:id="763" w:author="Kamy Nz" w:date="2015-05-08T14:36:00Z">
                  <w:rPr>
                    <w:ins w:id="764" w:author="Kamy Nz" w:date="2015-05-08T14:33:00Z"/>
                    <w:rFonts w:ascii="Calibri" w:eastAsia="Times New Roman" w:hAnsi="Calibri" w:cs="Times New Roman"/>
                    <w:color w:val="404040" w:themeColor="text1" w:themeTint="BF"/>
                    <w:sz w:val="24"/>
                    <w:szCs w:val="24"/>
                    <w:lang w:val="en-US"/>
                  </w:rPr>
                </w:rPrChange>
              </w:rPr>
            </w:pPr>
            <w:ins w:id="765" w:author="Kamy Nz" w:date="2015-05-08T14:33:00Z">
              <w:r w:rsidRPr="00C67B4D">
                <w:rPr>
                  <w:rFonts w:ascii="Times New Roman" w:eastAsia="Times New Roman" w:hAnsi="Times New Roman" w:cs="Times New Roman"/>
                  <w:szCs w:val="22"/>
                  <w:lang w:val="en-US"/>
                  <w:rPrChange w:id="766"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767"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27A60862" w14:textId="77777777" w:rsidR="00C67B4D" w:rsidRPr="00C67B4D" w:rsidRDefault="00C67B4D" w:rsidP="00C67B4D">
            <w:pPr>
              <w:keepNext/>
              <w:keepLines/>
              <w:spacing w:before="200" w:line="240" w:lineRule="auto"/>
              <w:outlineLvl w:val="7"/>
              <w:rPr>
                <w:ins w:id="768" w:author="Kamy Nz" w:date="2015-05-08T14:33:00Z"/>
                <w:rFonts w:ascii="Times New Roman" w:eastAsia="Times New Roman" w:hAnsi="Times New Roman" w:cs="Times New Roman"/>
                <w:szCs w:val="22"/>
                <w:lang w:val="en-US"/>
                <w:rPrChange w:id="769" w:author="Kamy Nz" w:date="2015-05-08T14:36:00Z">
                  <w:rPr>
                    <w:ins w:id="770" w:author="Kamy Nz" w:date="2015-05-08T14:33:00Z"/>
                    <w:rFonts w:ascii="Calibri" w:eastAsia="Times New Roman" w:hAnsi="Calibri" w:cs="Times New Roman"/>
                    <w:color w:val="404040" w:themeColor="text1" w:themeTint="BF"/>
                    <w:sz w:val="24"/>
                    <w:szCs w:val="24"/>
                    <w:lang w:val="en-US"/>
                  </w:rPr>
                </w:rPrChange>
              </w:rPr>
            </w:pPr>
            <w:ins w:id="771" w:author="Kamy Nz" w:date="2015-05-08T14:33:00Z">
              <w:r w:rsidRPr="00C67B4D">
                <w:rPr>
                  <w:rFonts w:ascii="Times New Roman" w:eastAsia="Times New Roman" w:hAnsi="Times New Roman" w:cs="Times New Roman"/>
                  <w:szCs w:val="22"/>
                  <w:lang w:val="en-US"/>
                  <w:rPrChange w:id="772"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773"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279C545F" w14:textId="77777777" w:rsidR="00C67B4D" w:rsidRPr="00C67B4D" w:rsidRDefault="00C67B4D" w:rsidP="00C67B4D">
            <w:pPr>
              <w:keepNext/>
              <w:keepLines/>
              <w:spacing w:before="200" w:line="240" w:lineRule="auto"/>
              <w:outlineLvl w:val="7"/>
              <w:rPr>
                <w:ins w:id="774" w:author="Kamy Nz" w:date="2015-05-08T14:33:00Z"/>
                <w:rFonts w:ascii="Times New Roman" w:eastAsia="Times New Roman" w:hAnsi="Times New Roman" w:cs="Times New Roman"/>
                <w:szCs w:val="22"/>
                <w:lang w:val="en-US"/>
                <w:rPrChange w:id="775" w:author="Kamy Nz" w:date="2015-05-08T14:36:00Z">
                  <w:rPr>
                    <w:ins w:id="776" w:author="Kamy Nz" w:date="2015-05-08T14:33:00Z"/>
                    <w:rFonts w:ascii="Calibri" w:eastAsia="Times New Roman" w:hAnsi="Calibri" w:cs="Times New Roman"/>
                    <w:color w:val="404040" w:themeColor="text1" w:themeTint="BF"/>
                    <w:sz w:val="24"/>
                    <w:szCs w:val="24"/>
                    <w:lang w:val="en-US"/>
                  </w:rPr>
                </w:rPrChange>
              </w:rPr>
            </w:pPr>
            <w:ins w:id="777" w:author="Kamy Nz" w:date="2015-05-08T14:33:00Z">
              <w:r w:rsidRPr="00C67B4D">
                <w:rPr>
                  <w:rFonts w:ascii="Times New Roman" w:eastAsia="Times New Roman" w:hAnsi="Times New Roman" w:cs="Times New Roman"/>
                  <w:szCs w:val="22"/>
                  <w:lang w:val="en-US"/>
                  <w:rPrChange w:id="778" w:author="Kamy Nz" w:date="2015-05-08T14:36:00Z">
                    <w:rPr>
                      <w:rFonts w:ascii="Calibri" w:eastAsia="Times New Roman" w:hAnsi="Calibri" w:cs="Times New Roman"/>
                      <w:sz w:val="24"/>
                      <w:szCs w:val="24"/>
                      <w:lang w:val="en-US"/>
                    </w:rPr>
                  </w:rPrChange>
                </w:rPr>
                <w:t> </w:t>
              </w:r>
            </w:ins>
          </w:p>
        </w:tc>
        <w:tc>
          <w:tcPr>
            <w:tcW w:w="363" w:type="dxa"/>
            <w:tcBorders>
              <w:top w:val="nil"/>
              <w:left w:val="nil"/>
              <w:bottom w:val="single" w:sz="4" w:space="0" w:color="auto"/>
              <w:right w:val="single" w:sz="4" w:space="0" w:color="auto"/>
            </w:tcBorders>
            <w:shd w:val="clear" w:color="auto" w:fill="auto"/>
            <w:noWrap/>
            <w:vAlign w:val="bottom"/>
            <w:hideMark/>
            <w:tcPrChange w:id="779" w:author="Kamy Nz" w:date="2015-05-08T14:46:00Z">
              <w:tcPr>
                <w:tcW w:w="363" w:type="dxa"/>
                <w:tcBorders>
                  <w:top w:val="nil"/>
                  <w:left w:val="nil"/>
                  <w:bottom w:val="single" w:sz="4" w:space="0" w:color="auto"/>
                  <w:right w:val="single" w:sz="4" w:space="0" w:color="auto"/>
                </w:tcBorders>
                <w:shd w:val="clear" w:color="auto" w:fill="auto"/>
                <w:noWrap/>
                <w:vAlign w:val="bottom"/>
                <w:hideMark/>
              </w:tcPr>
            </w:tcPrChange>
          </w:tcPr>
          <w:p w14:paraId="335D7FE7" w14:textId="77777777" w:rsidR="00C67B4D" w:rsidRPr="00C67B4D" w:rsidRDefault="00C67B4D" w:rsidP="00C67B4D">
            <w:pPr>
              <w:keepNext/>
              <w:keepLines/>
              <w:spacing w:before="200" w:line="240" w:lineRule="auto"/>
              <w:outlineLvl w:val="7"/>
              <w:rPr>
                <w:ins w:id="780" w:author="Kamy Nz" w:date="2015-05-08T14:33:00Z"/>
                <w:rFonts w:ascii="Times New Roman" w:eastAsia="Times New Roman" w:hAnsi="Times New Roman" w:cs="Times New Roman"/>
                <w:szCs w:val="22"/>
                <w:lang w:val="en-US"/>
                <w:rPrChange w:id="781" w:author="Kamy Nz" w:date="2015-05-08T14:36:00Z">
                  <w:rPr>
                    <w:ins w:id="782" w:author="Kamy Nz" w:date="2015-05-08T14:33:00Z"/>
                    <w:rFonts w:ascii="Calibri" w:eastAsia="Times New Roman" w:hAnsi="Calibri" w:cs="Times New Roman"/>
                    <w:color w:val="404040" w:themeColor="text1" w:themeTint="BF"/>
                    <w:sz w:val="24"/>
                    <w:szCs w:val="24"/>
                    <w:lang w:val="en-US"/>
                  </w:rPr>
                </w:rPrChange>
              </w:rPr>
            </w:pPr>
            <w:ins w:id="783" w:author="Kamy Nz" w:date="2015-05-08T14:33:00Z">
              <w:r w:rsidRPr="00C67B4D">
                <w:rPr>
                  <w:rFonts w:ascii="Times New Roman" w:eastAsia="Times New Roman" w:hAnsi="Times New Roman" w:cs="Times New Roman"/>
                  <w:szCs w:val="22"/>
                  <w:lang w:val="en-US"/>
                  <w:rPrChange w:id="784" w:author="Kamy Nz" w:date="2015-05-08T14:36:00Z">
                    <w:rPr>
                      <w:rFonts w:ascii="Calibri" w:eastAsia="Times New Roman" w:hAnsi="Calibri" w:cs="Times New Roman"/>
                      <w:sz w:val="24"/>
                      <w:szCs w:val="24"/>
                      <w:lang w:val="en-US"/>
                    </w:rPr>
                  </w:rPrChange>
                </w:rPr>
                <w:t> </w:t>
              </w:r>
            </w:ins>
          </w:p>
        </w:tc>
        <w:tc>
          <w:tcPr>
            <w:tcW w:w="435" w:type="dxa"/>
            <w:tcBorders>
              <w:top w:val="nil"/>
              <w:left w:val="nil"/>
              <w:bottom w:val="single" w:sz="4" w:space="0" w:color="auto"/>
              <w:right w:val="single" w:sz="4" w:space="0" w:color="auto"/>
            </w:tcBorders>
            <w:shd w:val="clear" w:color="auto" w:fill="auto"/>
            <w:noWrap/>
            <w:vAlign w:val="bottom"/>
            <w:hideMark/>
            <w:tcPrChange w:id="785" w:author="Kamy Nz" w:date="2015-05-08T14:46:00Z">
              <w:tcPr>
                <w:tcW w:w="435" w:type="dxa"/>
                <w:tcBorders>
                  <w:top w:val="nil"/>
                  <w:left w:val="nil"/>
                  <w:bottom w:val="single" w:sz="4" w:space="0" w:color="auto"/>
                  <w:right w:val="single" w:sz="4" w:space="0" w:color="auto"/>
                </w:tcBorders>
                <w:shd w:val="clear" w:color="auto" w:fill="auto"/>
                <w:noWrap/>
                <w:vAlign w:val="bottom"/>
                <w:hideMark/>
              </w:tcPr>
            </w:tcPrChange>
          </w:tcPr>
          <w:p w14:paraId="25008E05" w14:textId="77777777" w:rsidR="00C67B4D" w:rsidRPr="00C67B4D" w:rsidRDefault="00C67B4D" w:rsidP="00C67B4D">
            <w:pPr>
              <w:keepNext/>
              <w:keepLines/>
              <w:spacing w:before="200" w:line="240" w:lineRule="auto"/>
              <w:outlineLvl w:val="7"/>
              <w:rPr>
                <w:ins w:id="786" w:author="Kamy Nz" w:date="2015-05-08T14:33:00Z"/>
                <w:rFonts w:ascii="Times New Roman" w:eastAsia="Times New Roman" w:hAnsi="Times New Roman" w:cs="Times New Roman"/>
                <w:szCs w:val="22"/>
                <w:lang w:val="en-US"/>
                <w:rPrChange w:id="787" w:author="Kamy Nz" w:date="2015-05-08T14:36:00Z">
                  <w:rPr>
                    <w:ins w:id="788" w:author="Kamy Nz" w:date="2015-05-08T14:33:00Z"/>
                    <w:rFonts w:ascii="Calibri" w:eastAsia="Times New Roman" w:hAnsi="Calibri" w:cs="Times New Roman"/>
                    <w:color w:val="404040" w:themeColor="text1" w:themeTint="BF"/>
                    <w:sz w:val="24"/>
                    <w:szCs w:val="24"/>
                    <w:lang w:val="en-US"/>
                  </w:rPr>
                </w:rPrChange>
              </w:rPr>
            </w:pPr>
            <w:ins w:id="789" w:author="Kamy Nz" w:date="2015-05-08T14:33:00Z">
              <w:r w:rsidRPr="00C67B4D">
                <w:rPr>
                  <w:rFonts w:ascii="Times New Roman" w:eastAsia="Times New Roman" w:hAnsi="Times New Roman" w:cs="Times New Roman"/>
                  <w:szCs w:val="22"/>
                  <w:lang w:val="en-US"/>
                  <w:rPrChange w:id="790"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791"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21552C23" w14:textId="77777777" w:rsidR="00C67B4D" w:rsidRPr="00C67B4D" w:rsidRDefault="00C67B4D" w:rsidP="00C67B4D">
            <w:pPr>
              <w:keepNext/>
              <w:keepLines/>
              <w:spacing w:before="200" w:line="240" w:lineRule="auto"/>
              <w:outlineLvl w:val="7"/>
              <w:rPr>
                <w:ins w:id="792" w:author="Kamy Nz" w:date="2015-05-08T14:33:00Z"/>
                <w:rFonts w:ascii="Times New Roman" w:eastAsia="Times New Roman" w:hAnsi="Times New Roman" w:cs="Times New Roman"/>
                <w:szCs w:val="22"/>
                <w:lang w:val="en-US"/>
                <w:rPrChange w:id="793" w:author="Kamy Nz" w:date="2015-05-08T14:36:00Z">
                  <w:rPr>
                    <w:ins w:id="794" w:author="Kamy Nz" w:date="2015-05-08T14:33:00Z"/>
                    <w:rFonts w:ascii="Calibri" w:eastAsia="Times New Roman" w:hAnsi="Calibri" w:cs="Times New Roman"/>
                    <w:color w:val="404040" w:themeColor="text1" w:themeTint="BF"/>
                    <w:sz w:val="24"/>
                    <w:szCs w:val="24"/>
                    <w:lang w:val="en-US"/>
                  </w:rPr>
                </w:rPrChange>
              </w:rPr>
            </w:pPr>
            <w:ins w:id="795" w:author="Kamy Nz" w:date="2015-05-08T14:33:00Z">
              <w:r w:rsidRPr="00C67B4D">
                <w:rPr>
                  <w:rFonts w:ascii="Times New Roman" w:eastAsia="Times New Roman" w:hAnsi="Times New Roman" w:cs="Times New Roman"/>
                  <w:szCs w:val="22"/>
                  <w:lang w:val="en-US"/>
                  <w:rPrChange w:id="796"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797"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5B8AF7C8" w14:textId="77777777" w:rsidR="00C67B4D" w:rsidRPr="00C67B4D" w:rsidRDefault="00C67B4D" w:rsidP="00C67B4D">
            <w:pPr>
              <w:keepNext/>
              <w:keepLines/>
              <w:spacing w:before="200" w:line="240" w:lineRule="auto"/>
              <w:outlineLvl w:val="7"/>
              <w:rPr>
                <w:ins w:id="798" w:author="Kamy Nz" w:date="2015-05-08T14:33:00Z"/>
                <w:rFonts w:ascii="Times New Roman" w:eastAsia="Times New Roman" w:hAnsi="Times New Roman" w:cs="Times New Roman"/>
                <w:szCs w:val="22"/>
                <w:lang w:val="en-US"/>
                <w:rPrChange w:id="799" w:author="Kamy Nz" w:date="2015-05-08T14:36:00Z">
                  <w:rPr>
                    <w:ins w:id="800" w:author="Kamy Nz" w:date="2015-05-08T14:33:00Z"/>
                    <w:rFonts w:ascii="Calibri" w:eastAsia="Times New Roman" w:hAnsi="Calibri" w:cs="Times New Roman"/>
                    <w:color w:val="404040" w:themeColor="text1" w:themeTint="BF"/>
                    <w:sz w:val="24"/>
                    <w:szCs w:val="24"/>
                    <w:lang w:val="en-US"/>
                  </w:rPr>
                </w:rPrChange>
              </w:rPr>
            </w:pPr>
            <w:ins w:id="801" w:author="Kamy Nz" w:date="2015-05-08T14:33:00Z">
              <w:r w:rsidRPr="00C67B4D">
                <w:rPr>
                  <w:rFonts w:ascii="Times New Roman" w:eastAsia="Times New Roman" w:hAnsi="Times New Roman" w:cs="Times New Roman"/>
                  <w:szCs w:val="22"/>
                  <w:lang w:val="en-US"/>
                  <w:rPrChange w:id="802" w:author="Kamy Nz" w:date="2015-05-08T14:36:00Z">
                    <w:rPr>
                      <w:rFonts w:ascii="Calibri" w:eastAsia="Times New Roman" w:hAnsi="Calibri" w:cs="Times New Roman"/>
                      <w:sz w:val="24"/>
                      <w:szCs w:val="24"/>
                      <w:lang w:val="en-US"/>
                    </w:rPr>
                  </w:rPrChange>
                </w:rPr>
                <w:t> </w:t>
              </w:r>
            </w:ins>
          </w:p>
        </w:tc>
        <w:tc>
          <w:tcPr>
            <w:tcW w:w="488" w:type="dxa"/>
            <w:tcBorders>
              <w:top w:val="nil"/>
              <w:left w:val="nil"/>
              <w:bottom w:val="single" w:sz="4" w:space="0" w:color="auto"/>
              <w:right w:val="single" w:sz="4" w:space="0" w:color="auto"/>
            </w:tcBorders>
            <w:shd w:val="clear" w:color="auto" w:fill="auto"/>
            <w:noWrap/>
            <w:vAlign w:val="bottom"/>
            <w:hideMark/>
            <w:tcPrChange w:id="803" w:author="Kamy Nz" w:date="2015-05-08T14:46:00Z">
              <w:tcPr>
                <w:tcW w:w="488" w:type="dxa"/>
                <w:tcBorders>
                  <w:top w:val="nil"/>
                  <w:left w:val="nil"/>
                  <w:bottom w:val="single" w:sz="4" w:space="0" w:color="auto"/>
                  <w:right w:val="single" w:sz="4" w:space="0" w:color="auto"/>
                </w:tcBorders>
                <w:shd w:val="clear" w:color="auto" w:fill="auto"/>
                <w:noWrap/>
                <w:vAlign w:val="bottom"/>
                <w:hideMark/>
              </w:tcPr>
            </w:tcPrChange>
          </w:tcPr>
          <w:p w14:paraId="7D508EEA" w14:textId="77777777" w:rsidR="00C67B4D" w:rsidRPr="00C67B4D" w:rsidRDefault="00C67B4D" w:rsidP="00C67B4D">
            <w:pPr>
              <w:spacing w:line="240" w:lineRule="auto"/>
              <w:rPr>
                <w:ins w:id="804" w:author="Kamy Nz" w:date="2015-05-08T14:33:00Z"/>
                <w:rFonts w:ascii="Times New Roman" w:eastAsia="Times New Roman" w:hAnsi="Times New Roman" w:cs="Times New Roman"/>
                <w:szCs w:val="22"/>
                <w:lang w:val="en-US"/>
                <w:rPrChange w:id="805" w:author="Kamy Nz" w:date="2015-05-08T14:36:00Z">
                  <w:rPr>
                    <w:ins w:id="806" w:author="Kamy Nz" w:date="2015-05-08T14:33:00Z"/>
                    <w:rFonts w:ascii="Calibri" w:eastAsia="Times New Roman" w:hAnsi="Calibri" w:cs="Times New Roman"/>
                    <w:sz w:val="24"/>
                    <w:szCs w:val="24"/>
                    <w:lang w:val="en-US"/>
                  </w:rPr>
                </w:rPrChange>
              </w:rPr>
            </w:pPr>
            <w:ins w:id="807" w:author="Kamy Nz" w:date="2015-05-08T14:33:00Z">
              <w:r w:rsidRPr="00C67B4D">
                <w:rPr>
                  <w:rFonts w:ascii="Times New Roman" w:eastAsia="Times New Roman" w:hAnsi="Times New Roman" w:cs="Times New Roman"/>
                  <w:szCs w:val="22"/>
                  <w:lang w:val="en-US"/>
                  <w:rPrChange w:id="808" w:author="Kamy Nz" w:date="2015-05-08T14:36:00Z">
                    <w:rPr>
                      <w:rFonts w:ascii="Calibri" w:eastAsia="Times New Roman" w:hAnsi="Calibri" w:cs="Times New Roman"/>
                      <w:sz w:val="24"/>
                      <w:szCs w:val="24"/>
                      <w:lang w:val="en-US"/>
                    </w:rPr>
                  </w:rPrChange>
                </w:rPr>
                <w:t> </w:t>
              </w:r>
            </w:ins>
          </w:p>
        </w:tc>
        <w:tc>
          <w:tcPr>
            <w:tcW w:w="432" w:type="dxa"/>
            <w:tcBorders>
              <w:top w:val="nil"/>
              <w:left w:val="nil"/>
              <w:bottom w:val="single" w:sz="4" w:space="0" w:color="auto"/>
              <w:right w:val="single" w:sz="4" w:space="0" w:color="auto"/>
            </w:tcBorders>
            <w:shd w:val="clear" w:color="auto" w:fill="auto"/>
            <w:noWrap/>
            <w:vAlign w:val="bottom"/>
            <w:hideMark/>
            <w:tcPrChange w:id="809" w:author="Kamy Nz" w:date="2015-05-08T14:46:00Z">
              <w:tcPr>
                <w:tcW w:w="432" w:type="dxa"/>
                <w:tcBorders>
                  <w:top w:val="nil"/>
                  <w:left w:val="nil"/>
                  <w:bottom w:val="single" w:sz="4" w:space="0" w:color="auto"/>
                  <w:right w:val="single" w:sz="4" w:space="0" w:color="auto"/>
                </w:tcBorders>
                <w:shd w:val="clear" w:color="auto" w:fill="auto"/>
                <w:noWrap/>
                <w:vAlign w:val="bottom"/>
                <w:hideMark/>
              </w:tcPr>
            </w:tcPrChange>
          </w:tcPr>
          <w:p w14:paraId="1687B05B" w14:textId="77777777" w:rsidR="00C67B4D" w:rsidRPr="00C67B4D" w:rsidRDefault="00C67B4D" w:rsidP="00C67B4D">
            <w:pPr>
              <w:spacing w:line="240" w:lineRule="auto"/>
              <w:rPr>
                <w:ins w:id="810" w:author="Kamy Nz" w:date="2015-05-08T14:33:00Z"/>
                <w:rFonts w:ascii="Times New Roman" w:eastAsia="Times New Roman" w:hAnsi="Times New Roman" w:cs="Times New Roman"/>
                <w:szCs w:val="22"/>
                <w:lang w:val="en-US"/>
                <w:rPrChange w:id="811" w:author="Kamy Nz" w:date="2015-05-08T14:36:00Z">
                  <w:rPr>
                    <w:ins w:id="812" w:author="Kamy Nz" w:date="2015-05-08T14:33:00Z"/>
                    <w:rFonts w:ascii="Calibri" w:eastAsia="Times New Roman" w:hAnsi="Calibri" w:cs="Times New Roman"/>
                    <w:sz w:val="24"/>
                    <w:szCs w:val="24"/>
                    <w:lang w:val="en-US"/>
                  </w:rPr>
                </w:rPrChange>
              </w:rPr>
            </w:pPr>
            <w:ins w:id="813" w:author="Kamy Nz" w:date="2015-05-08T14:33:00Z">
              <w:r w:rsidRPr="00C67B4D">
                <w:rPr>
                  <w:rFonts w:ascii="Times New Roman" w:eastAsia="Times New Roman" w:hAnsi="Times New Roman" w:cs="Times New Roman"/>
                  <w:szCs w:val="22"/>
                  <w:lang w:val="en-US"/>
                  <w:rPrChange w:id="814"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815"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6E854495" w14:textId="77777777" w:rsidR="00C67B4D" w:rsidRPr="00C67B4D" w:rsidRDefault="00C67B4D" w:rsidP="00C67B4D">
            <w:pPr>
              <w:keepNext/>
              <w:keepLines/>
              <w:spacing w:before="200" w:line="240" w:lineRule="auto"/>
              <w:outlineLvl w:val="7"/>
              <w:rPr>
                <w:ins w:id="816" w:author="Kamy Nz" w:date="2015-05-08T14:33:00Z"/>
                <w:rFonts w:ascii="Times New Roman" w:eastAsia="Times New Roman" w:hAnsi="Times New Roman" w:cs="Times New Roman"/>
                <w:szCs w:val="22"/>
                <w:lang w:val="en-US"/>
                <w:rPrChange w:id="817" w:author="Kamy Nz" w:date="2015-05-08T14:36:00Z">
                  <w:rPr>
                    <w:ins w:id="818" w:author="Kamy Nz" w:date="2015-05-08T14:33:00Z"/>
                    <w:rFonts w:ascii="Calibri" w:eastAsia="Times New Roman" w:hAnsi="Calibri" w:cs="Times New Roman"/>
                    <w:color w:val="404040" w:themeColor="text1" w:themeTint="BF"/>
                    <w:sz w:val="24"/>
                    <w:szCs w:val="24"/>
                    <w:lang w:val="en-US"/>
                  </w:rPr>
                </w:rPrChange>
              </w:rPr>
            </w:pPr>
            <w:ins w:id="819" w:author="Kamy Nz" w:date="2015-05-08T14:33:00Z">
              <w:r w:rsidRPr="00C67B4D">
                <w:rPr>
                  <w:rFonts w:ascii="Times New Roman" w:eastAsia="Times New Roman" w:hAnsi="Times New Roman" w:cs="Times New Roman"/>
                  <w:szCs w:val="22"/>
                  <w:lang w:val="en-US"/>
                  <w:rPrChange w:id="820" w:author="Kamy Nz" w:date="2015-05-08T14:36:00Z">
                    <w:rPr>
                      <w:rFonts w:ascii="Calibri" w:eastAsia="Times New Roman" w:hAnsi="Calibri" w:cs="Times New Roman"/>
                      <w:sz w:val="24"/>
                      <w:szCs w:val="24"/>
                      <w:lang w:val="en-US"/>
                    </w:rPr>
                  </w:rPrChange>
                </w:rPr>
                <w:t> </w:t>
              </w:r>
            </w:ins>
          </w:p>
        </w:tc>
        <w:tc>
          <w:tcPr>
            <w:tcW w:w="525" w:type="dxa"/>
            <w:gridSpan w:val="2"/>
            <w:tcBorders>
              <w:top w:val="nil"/>
              <w:left w:val="nil"/>
              <w:bottom w:val="single" w:sz="4" w:space="0" w:color="auto"/>
              <w:right w:val="single" w:sz="4" w:space="0" w:color="auto"/>
            </w:tcBorders>
            <w:shd w:val="clear" w:color="auto" w:fill="auto"/>
            <w:noWrap/>
            <w:vAlign w:val="bottom"/>
            <w:hideMark/>
            <w:tcPrChange w:id="821" w:author="Kamy Nz" w:date="2015-05-08T14:46:00Z">
              <w:tcPr>
                <w:tcW w:w="525" w:type="dxa"/>
                <w:gridSpan w:val="2"/>
                <w:tcBorders>
                  <w:top w:val="nil"/>
                  <w:left w:val="nil"/>
                  <w:bottom w:val="single" w:sz="4" w:space="0" w:color="auto"/>
                  <w:right w:val="single" w:sz="4" w:space="0" w:color="auto"/>
                </w:tcBorders>
                <w:shd w:val="clear" w:color="auto" w:fill="auto"/>
                <w:noWrap/>
                <w:vAlign w:val="bottom"/>
                <w:hideMark/>
              </w:tcPr>
            </w:tcPrChange>
          </w:tcPr>
          <w:p w14:paraId="09A50ACF" w14:textId="77777777" w:rsidR="00C67B4D" w:rsidRPr="00C67B4D" w:rsidRDefault="00C67B4D" w:rsidP="00C67B4D">
            <w:pPr>
              <w:keepNext/>
              <w:keepLines/>
              <w:spacing w:before="200" w:line="240" w:lineRule="auto"/>
              <w:outlineLvl w:val="7"/>
              <w:rPr>
                <w:ins w:id="822" w:author="Kamy Nz" w:date="2015-05-08T14:33:00Z"/>
                <w:rFonts w:ascii="Times New Roman" w:eastAsia="Times New Roman" w:hAnsi="Times New Roman" w:cs="Times New Roman"/>
                <w:szCs w:val="22"/>
                <w:lang w:val="en-US"/>
                <w:rPrChange w:id="823" w:author="Kamy Nz" w:date="2015-05-08T14:36:00Z">
                  <w:rPr>
                    <w:ins w:id="824" w:author="Kamy Nz" w:date="2015-05-08T14:33:00Z"/>
                    <w:rFonts w:ascii="Calibri" w:eastAsia="Times New Roman" w:hAnsi="Calibri" w:cs="Times New Roman"/>
                    <w:color w:val="404040" w:themeColor="text1" w:themeTint="BF"/>
                    <w:sz w:val="24"/>
                    <w:szCs w:val="24"/>
                    <w:lang w:val="en-US"/>
                  </w:rPr>
                </w:rPrChange>
              </w:rPr>
            </w:pPr>
            <w:ins w:id="825" w:author="Kamy Nz" w:date="2015-05-08T14:33:00Z">
              <w:r w:rsidRPr="00C67B4D">
                <w:rPr>
                  <w:rFonts w:ascii="Times New Roman" w:eastAsia="Times New Roman" w:hAnsi="Times New Roman" w:cs="Times New Roman"/>
                  <w:szCs w:val="22"/>
                  <w:lang w:val="en-US"/>
                  <w:rPrChange w:id="826" w:author="Kamy Nz" w:date="2015-05-08T14:36:00Z">
                    <w:rPr>
                      <w:rFonts w:ascii="Calibri" w:eastAsia="Times New Roman" w:hAnsi="Calibri" w:cs="Times New Roman"/>
                      <w:sz w:val="24"/>
                      <w:szCs w:val="24"/>
                      <w:lang w:val="en-US"/>
                    </w:rPr>
                  </w:rPrChange>
                </w:rPr>
                <w:t> </w:t>
              </w:r>
            </w:ins>
          </w:p>
        </w:tc>
      </w:tr>
      <w:tr w:rsidR="00C67B4D" w:rsidRPr="00C67B4D" w14:paraId="1F929EAC" w14:textId="77777777" w:rsidTr="00C67B4D">
        <w:trPr>
          <w:trHeight w:val="300"/>
          <w:ins w:id="827" w:author="Kamy Nz" w:date="2015-05-08T14:33:00Z"/>
          <w:trPrChange w:id="828" w:author="Kamy Nz" w:date="2015-05-08T14:46:00Z">
            <w:trPr>
              <w:trHeight w:val="300"/>
            </w:trPr>
          </w:trPrChange>
        </w:trPr>
        <w:tc>
          <w:tcPr>
            <w:tcW w:w="3261" w:type="dxa"/>
            <w:tcBorders>
              <w:top w:val="nil"/>
              <w:left w:val="single" w:sz="4" w:space="0" w:color="auto"/>
              <w:bottom w:val="single" w:sz="4" w:space="0" w:color="auto"/>
              <w:right w:val="single" w:sz="4" w:space="0" w:color="auto"/>
            </w:tcBorders>
            <w:shd w:val="clear" w:color="auto" w:fill="auto"/>
            <w:noWrap/>
            <w:vAlign w:val="bottom"/>
            <w:hideMark/>
            <w:tcPrChange w:id="829" w:author="Kamy Nz" w:date="2015-05-08T14:46:00Z">
              <w:tcPr>
                <w:tcW w:w="3333"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BCE23F4" w14:textId="77777777" w:rsidR="00C67B4D" w:rsidRPr="00C67B4D" w:rsidRDefault="00C67B4D">
            <w:pPr>
              <w:spacing w:line="240" w:lineRule="auto"/>
              <w:jc w:val="both"/>
              <w:rPr>
                <w:ins w:id="830" w:author="Kamy Nz" w:date="2015-05-08T14:33:00Z"/>
                <w:rFonts w:ascii="Times New Roman" w:eastAsia="Times New Roman" w:hAnsi="Times New Roman" w:cs="Times New Roman"/>
                <w:szCs w:val="22"/>
                <w:lang w:val="en-US"/>
                <w:rPrChange w:id="831" w:author="Kamy Nz" w:date="2015-05-08T14:36:00Z">
                  <w:rPr>
                    <w:ins w:id="832" w:author="Kamy Nz" w:date="2015-05-08T14:33:00Z"/>
                    <w:rFonts w:ascii="Calibri" w:eastAsia="Times New Roman" w:hAnsi="Calibri" w:cs="Times New Roman"/>
                    <w:sz w:val="24"/>
                    <w:szCs w:val="24"/>
                    <w:lang w:val="en-US"/>
                  </w:rPr>
                </w:rPrChange>
              </w:rPr>
              <w:pPrChange w:id="833" w:author="Kamy Nz" w:date="2015-05-08T14:46:00Z">
                <w:pPr>
                  <w:spacing w:line="240" w:lineRule="auto"/>
                </w:pPr>
              </w:pPrChange>
            </w:pPr>
            <w:ins w:id="834" w:author="Kamy Nz" w:date="2015-05-08T14:33:00Z">
              <w:r w:rsidRPr="00C67B4D">
                <w:rPr>
                  <w:rFonts w:ascii="Times New Roman" w:eastAsia="Times New Roman" w:hAnsi="Times New Roman" w:cs="Times New Roman"/>
                  <w:szCs w:val="22"/>
                  <w:lang w:val="en-US"/>
                  <w:rPrChange w:id="835" w:author="Kamy Nz" w:date="2015-05-08T14:36:00Z">
                    <w:rPr>
                      <w:rFonts w:ascii="Calibri" w:eastAsia="Times New Roman" w:hAnsi="Calibri" w:cs="Times New Roman"/>
                      <w:sz w:val="24"/>
                      <w:szCs w:val="24"/>
                      <w:lang w:val="en-US"/>
                    </w:rPr>
                  </w:rPrChange>
                </w:rPr>
                <w:t xml:space="preserve">5. </w:t>
              </w:r>
              <w:proofErr w:type="spellStart"/>
              <w:r w:rsidRPr="00C67B4D">
                <w:rPr>
                  <w:rFonts w:ascii="Times New Roman" w:eastAsia="Times New Roman" w:hAnsi="Times New Roman" w:cs="Times New Roman"/>
                  <w:szCs w:val="22"/>
                  <w:lang w:val="en-US"/>
                  <w:rPrChange w:id="836" w:author="Kamy Nz" w:date="2015-05-08T14:36:00Z">
                    <w:rPr>
                      <w:rFonts w:ascii="Calibri" w:eastAsia="Times New Roman" w:hAnsi="Calibri" w:cs="Times New Roman"/>
                      <w:sz w:val="24"/>
                      <w:szCs w:val="24"/>
                      <w:lang w:val="en-US"/>
                    </w:rPr>
                  </w:rPrChange>
                </w:rPr>
                <w:t>Programar</w:t>
              </w:r>
              <w:proofErr w:type="spellEnd"/>
              <w:r w:rsidRPr="00C67B4D">
                <w:rPr>
                  <w:rFonts w:ascii="Times New Roman" w:eastAsia="Times New Roman" w:hAnsi="Times New Roman" w:cs="Times New Roman"/>
                  <w:szCs w:val="22"/>
                  <w:lang w:val="en-US"/>
                  <w:rPrChange w:id="837"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838" w:author="Kamy Nz" w:date="2015-05-08T14:36:00Z">
                    <w:rPr>
                      <w:rFonts w:ascii="Calibri" w:eastAsia="Times New Roman" w:hAnsi="Calibri" w:cs="Times New Roman"/>
                      <w:sz w:val="24"/>
                      <w:szCs w:val="24"/>
                      <w:lang w:val="en-US"/>
                    </w:rPr>
                  </w:rPrChange>
                </w:rPr>
                <w:t>puede</w:t>
              </w:r>
              <w:proofErr w:type="spellEnd"/>
              <w:r w:rsidRPr="00C67B4D">
                <w:rPr>
                  <w:rFonts w:ascii="Times New Roman" w:eastAsia="Times New Roman" w:hAnsi="Times New Roman" w:cs="Times New Roman"/>
                  <w:szCs w:val="22"/>
                  <w:lang w:val="en-US"/>
                  <w:rPrChange w:id="839"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840" w:author="Kamy Nz" w:date="2015-05-08T14:36:00Z">
                    <w:rPr>
                      <w:rFonts w:ascii="Calibri" w:eastAsia="Times New Roman" w:hAnsi="Calibri" w:cs="Times New Roman"/>
                      <w:sz w:val="24"/>
                      <w:szCs w:val="24"/>
                      <w:lang w:val="en-US"/>
                    </w:rPr>
                  </w:rPrChange>
                </w:rPr>
                <w:t>ser</w:t>
              </w:r>
              <w:proofErr w:type="spellEnd"/>
              <w:r w:rsidRPr="00C67B4D">
                <w:rPr>
                  <w:rFonts w:ascii="Times New Roman" w:eastAsia="Times New Roman" w:hAnsi="Times New Roman" w:cs="Times New Roman"/>
                  <w:szCs w:val="22"/>
                  <w:lang w:val="en-US"/>
                  <w:rPrChange w:id="841" w:author="Kamy Nz" w:date="2015-05-08T14:36:00Z">
                    <w:rPr>
                      <w:rFonts w:ascii="Calibri" w:eastAsia="Times New Roman" w:hAnsi="Calibri" w:cs="Times New Roman"/>
                      <w:sz w:val="24"/>
                      <w:szCs w:val="24"/>
                      <w:lang w:val="en-US"/>
                    </w:rPr>
                  </w:rPrChange>
                </w:rPr>
                <w:t xml:space="preserve"> en Python o Perl) o </w:t>
              </w:r>
              <w:proofErr w:type="spellStart"/>
              <w:r w:rsidRPr="00C67B4D">
                <w:rPr>
                  <w:rFonts w:ascii="Times New Roman" w:eastAsia="Times New Roman" w:hAnsi="Times New Roman" w:cs="Times New Roman"/>
                  <w:szCs w:val="22"/>
                  <w:lang w:val="en-US"/>
                  <w:rPrChange w:id="842" w:author="Kamy Nz" w:date="2015-05-08T14:36:00Z">
                    <w:rPr>
                      <w:rFonts w:ascii="Calibri" w:eastAsia="Times New Roman" w:hAnsi="Calibri" w:cs="Times New Roman"/>
                      <w:sz w:val="24"/>
                      <w:szCs w:val="24"/>
                      <w:lang w:val="en-US"/>
                    </w:rPr>
                  </w:rPrChange>
                </w:rPr>
                <w:t>implementar</w:t>
              </w:r>
              <w:proofErr w:type="spellEnd"/>
              <w:r w:rsidRPr="00C67B4D">
                <w:rPr>
                  <w:rFonts w:ascii="Times New Roman" w:eastAsia="Times New Roman" w:hAnsi="Times New Roman" w:cs="Times New Roman"/>
                  <w:szCs w:val="22"/>
                  <w:lang w:val="en-US"/>
                  <w:rPrChange w:id="843"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844" w:author="Kamy Nz" w:date="2015-05-08T14:36:00Z">
                    <w:rPr>
                      <w:rFonts w:ascii="Calibri" w:eastAsia="Times New Roman" w:hAnsi="Calibri" w:cs="Times New Roman"/>
                      <w:sz w:val="24"/>
                      <w:szCs w:val="24"/>
                      <w:lang w:val="en-US"/>
                    </w:rPr>
                  </w:rPrChange>
                </w:rPr>
                <w:t>herramientas</w:t>
              </w:r>
              <w:proofErr w:type="spellEnd"/>
              <w:r w:rsidRPr="00C67B4D">
                <w:rPr>
                  <w:rFonts w:ascii="Times New Roman" w:eastAsia="Times New Roman" w:hAnsi="Times New Roman" w:cs="Times New Roman"/>
                  <w:szCs w:val="22"/>
                  <w:lang w:val="en-US"/>
                  <w:rPrChange w:id="845"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846" w:author="Kamy Nz" w:date="2015-05-08T14:36:00Z">
                    <w:rPr>
                      <w:rFonts w:ascii="Calibri" w:eastAsia="Times New Roman" w:hAnsi="Calibri" w:cs="Times New Roman"/>
                      <w:sz w:val="24"/>
                      <w:szCs w:val="24"/>
                      <w:lang w:val="en-US"/>
                    </w:rPr>
                  </w:rPrChange>
                </w:rPr>
                <w:t>para</w:t>
              </w:r>
              <w:proofErr w:type="spellEnd"/>
              <w:r w:rsidRPr="00C67B4D">
                <w:rPr>
                  <w:rFonts w:ascii="Times New Roman" w:eastAsia="Times New Roman" w:hAnsi="Times New Roman" w:cs="Times New Roman"/>
                  <w:szCs w:val="22"/>
                  <w:lang w:val="en-US"/>
                  <w:rPrChange w:id="847" w:author="Kamy Nz" w:date="2015-05-08T14:36:00Z">
                    <w:rPr>
                      <w:rFonts w:ascii="Calibri" w:eastAsia="Times New Roman" w:hAnsi="Calibri" w:cs="Times New Roman"/>
                      <w:sz w:val="24"/>
                      <w:szCs w:val="24"/>
                      <w:lang w:val="en-US"/>
                    </w:rPr>
                  </w:rPrChange>
                </w:rPr>
                <w:t xml:space="preserve"> la </w:t>
              </w:r>
              <w:proofErr w:type="spellStart"/>
              <w:r w:rsidRPr="00C67B4D">
                <w:rPr>
                  <w:rFonts w:ascii="Times New Roman" w:eastAsia="Times New Roman" w:hAnsi="Times New Roman" w:cs="Times New Roman"/>
                  <w:szCs w:val="22"/>
                  <w:lang w:val="en-US"/>
                  <w:rPrChange w:id="848" w:author="Kamy Nz" w:date="2015-05-08T14:36:00Z">
                    <w:rPr>
                      <w:rFonts w:ascii="Calibri" w:eastAsia="Times New Roman" w:hAnsi="Calibri" w:cs="Times New Roman"/>
                      <w:sz w:val="24"/>
                      <w:szCs w:val="24"/>
                      <w:lang w:val="en-US"/>
                    </w:rPr>
                  </w:rPrChange>
                </w:rPr>
                <w:t>transformación</w:t>
              </w:r>
              <w:proofErr w:type="spellEnd"/>
              <w:r w:rsidRPr="00C67B4D">
                <w:rPr>
                  <w:rFonts w:ascii="Times New Roman" w:eastAsia="Times New Roman" w:hAnsi="Times New Roman" w:cs="Times New Roman"/>
                  <w:szCs w:val="22"/>
                  <w:lang w:val="en-US"/>
                  <w:rPrChange w:id="849" w:author="Kamy Nz" w:date="2015-05-08T14:36:00Z">
                    <w:rPr>
                      <w:rFonts w:ascii="Calibri" w:eastAsia="Times New Roman" w:hAnsi="Calibri" w:cs="Times New Roman"/>
                      <w:sz w:val="24"/>
                      <w:szCs w:val="24"/>
                      <w:lang w:val="en-US"/>
                    </w:rPr>
                  </w:rPrChange>
                </w:rPr>
                <w:t xml:space="preserve"> de </w:t>
              </w:r>
              <w:proofErr w:type="spellStart"/>
              <w:r w:rsidRPr="00C67B4D">
                <w:rPr>
                  <w:rFonts w:ascii="Times New Roman" w:eastAsia="Times New Roman" w:hAnsi="Times New Roman" w:cs="Times New Roman"/>
                  <w:szCs w:val="22"/>
                  <w:lang w:val="en-US"/>
                  <w:rPrChange w:id="850" w:author="Kamy Nz" w:date="2015-05-08T14:36:00Z">
                    <w:rPr>
                      <w:rFonts w:ascii="Calibri" w:eastAsia="Times New Roman" w:hAnsi="Calibri" w:cs="Times New Roman"/>
                      <w:sz w:val="24"/>
                      <w:szCs w:val="24"/>
                      <w:lang w:val="en-US"/>
                    </w:rPr>
                  </w:rPrChange>
                </w:rPr>
                <w:t>las</w:t>
              </w:r>
              <w:proofErr w:type="spellEnd"/>
              <w:r w:rsidRPr="00C67B4D">
                <w:rPr>
                  <w:rFonts w:ascii="Times New Roman" w:eastAsia="Times New Roman" w:hAnsi="Times New Roman" w:cs="Times New Roman"/>
                  <w:szCs w:val="22"/>
                  <w:lang w:val="en-US"/>
                  <w:rPrChange w:id="851" w:author="Kamy Nz" w:date="2015-05-08T14:36:00Z">
                    <w:rPr>
                      <w:rFonts w:ascii="Calibri" w:eastAsia="Times New Roman" w:hAnsi="Calibri" w:cs="Times New Roman"/>
                      <w:sz w:val="24"/>
                      <w:szCs w:val="24"/>
                      <w:lang w:val="en-US"/>
                    </w:rPr>
                  </w:rPrChange>
                </w:rPr>
                <w:t xml:space="preserve"> variables de </w:t>
              </w:r>
              <w:proofErr w:type="spellStart"/>
              <w:r w:rsidRPr="00C67B4D">
                <w:rPr>
                  <w:rFonts w:ascii="Times New Roman" w:eastAsia="Times New Roman" w:hAnsi="Times New Roman" w:cs="Times New Roman"/>
                  <w:szCs w:val="22"/>
                  <w:lang w:val="en-US"/>
                  <w:rPrChange w:id="852" w:author="Kamy Nz" w:date="2015-05-08T14:36:00Z">
                    <w:rPr>
                      <w:rFonts w:ascii="Calibri" w:eastAsia="Times New Roman" w:hAnsi="Calibri" w:cs="Times New Roman"/>
                      <w:sz w:val="24"/>
                      <w:szCs w:val="24"/>
                      <w:lang w:val="en-US"/>
                    </w:rPr>
                  </w:rPrChange>
                </w:rPr>
                <w:t>composición</w:t>
              </w:r>
              <w:proofErr w:type="spellEnd"/>
              <w:r w:rsidRPr="00C67B4D">
                <w:rPr>
                  <w:rFonts w:ascii="Times New Roman" w:eastAsia="Times New Roman" w:hAnsi="Times New Roman" w:cs="Times New Roman"/>
                  <w:szCs w:val="22"/>
                  <w:lang w:val="en-US"/>
                  <w:rPrChange w:id="853" w:author="Kamy Nz" w:date="2015-05-08T14:36:00Z">
                    <w:rPr>
                      <w:rFonts w:ascii="Calibri" w:eastAsia="Times New Roman" w:hAnsi="Calibri" w:cs="Times New Roman"/>
                      <w:sz w:val="24"/>
                      <w:szCs w:val="24"/>
                      <w:lang w:val="en-US"/>
                    </w:rPr>
                  </w:rPrChange>
                </w:rPr>
                <w:t xml:space="preserve"> del </w:t>
              </w:r>
              <w:proofErr w:type="spellStart"/>
              <w:r w:rsidRPr="00C67B4D">
                <w:rPr>
                  <w:rFonts w:ascii="Times New Roman" w:eastAsia="Times New Roman" w:hAnsi="Times New Roman" w:cs="Times New Roman"/>
                  <w:szCs w:val="22"/>
                  <w:lang w:val="en-US"/>
                  <w:rPrChange w:id="854" w:author="Kamy Nz" w:date="2015-05-08T14:36:00Z">
                    <w:rPr>
                      <w:rFonts w:ascii="Calibri" w:eastAsia="Times New Roman" w:hAnsi="Calibri" w:cs="Times New Roman"/>
                      <w:sz w:val="24"/>
                      <w:szCs w:val="24"/>
                      <w:lang w:val="en-US"/>
                    </w:rPr>
                  </w:rPrChange>
                </w:rPr>
                <w:t>genoma</w:t>
              </w:r>
              <w:proofErr w:type="spellEnd"/>
              <w:r w:rsidRPr="00C67B4D">
                <w:rPr>
                  <w:rFonts w:ascii="Times New Roman" w:eastAsia="Times New Roman" w:hAnsi="Times New Roman" w:cs="Times New Roman"/>
                  <w:szCs w:val="22"/>
                  <w:lang w:val="en-US"/>
                  <w:rPrChange w:id="855" w:author="Kamy Nz" w:date="2015-05-08T14:36:00Z">
                    <w:rPr>
                      <w:rFonts w:ascii="Calibri" w:eastAsia="Times New Roman" w:hAnsi="Calibri" w:cs="Times New Roman"/>
                      <w:sz w:val="24"/>
                      <w:szCs w:val="24"/>
                      <w:lang w:val="en-US"/>
                    </w:rPr>
                  </w:rPrChange>
                </w:rPr>
                <w:t xml:space="preserve"> en la </w:t>
              </w:r>
              <w:proofErr w:type="spellStart"/>
              <w:r w:rsidRPr="00C67B4D">
                <w:rPr>
                  <w:rFonts w:ascii="Times New Roman" w:eastAsia="Times New Roman" w:hAnsi="Times New Roman" w:cs="Times New Roman"/>
                  <w:szCs w:val="22"/>
                  <w:lang w:val="en-US"/>
                  <w:rPrChange w:id="856" w:author="Kamy Nz" w:date="2015-05-08T14:36:00Z">
                    <w:rPr>
                      <w:rFonts w:ascii="Calibri" w:eastAsia="Times New Roman" w:hAnsi="Calibri" w:cs="Times New Roman"/>
                      <w:sz w:val="24"/>
                      <w:szCs w:val="24"/>
                      <w:lang w:val="en-US"/>
                    </w:rPr>
                  </w:rPrChange>
                </w:rPr>
                <w:t>matriz</w:t>
              </w:r>
              <w:proofErr w:type="spellEnd"/>
              <w:r w:rsidRPr="00C67B4D">
                <w:rPr>
                  <w:rFonts w:ascii="Times New Roman" w:eastAsia="Times New Roman" w:hAnsi="Times New Roman" w:cs="Times New Roman"/>
                  <w:szCs w:val="22"/>
                  <w:lang w:val="en-US"/>
                  <w:rPrChange w:id="857" w:author="Kamy Nz" w:date="2015-05-08T14:36:00Z">
                    <w:rPr>
                      <w:rFonts w:ascii="Calibri" w:eastAsia="Times New Roman" w:hAnsi="Calibri" w:cs="Times New Roman"/>
                      <w:sz w:val="24"/>
                      <w:szCs w:val="24"/>
                      <w:lang w:val="en-US"/>
                    </w:rPr>
                  </w:rPrChange>
                </w:rPr>
                <w:t xml:space="preserve"> de </w:t>
              </w:r>
              <w:proofErr w:type="spellStart"/>
              <w:r w:rsidRPr="00C67B4D">
                <w:rPr>
                  <w:rFonts w:ascii="Times New Roman" w:eastAsia="Times New Roman" w:hAnsi="Times New Roman" w:cs="Times New Roman"/>
                  <w:szCs w:val="22"/>
                  <w:lang w:val="en-US"/>
                  <w:rPrChange w:id="858" w:author="Kamy Nz" w:date="2015-05-08T14:36:00Z">
                    <w:rPr>
                      <w:rFonts w:ascii="Calibri" w:eastAsia="Times New Roman" w:hAnsi="Calibri" w:cs="Times New Roman"/>
                      <w:sz w:val="24"/>
                      <w:szCs w:val="24"/>
                      <w:lang w:val="en-US"/>
                    </w:rPr>
                  </w:rPrChange>
                </w:rPr>
                <w:t>componentes</w:t>
              </w:r>
              <w:proofErr w:type="spellEnd"/>
              <w:r w:rsidRPr="00C67B4D">
                <w:rPr>
                  <w:rFonts w:ascii="Times New Roman" w:eastAsia="Times New Roman" w:hAnsi="Times New Roman" w:cs="Times New Roman"/>
                  <w:szCs w:val="22"/>
                  <w:lang w:val="en-US"/>
                  <w:rPrChange w:id="859" w:author="Kamy Nz" w:date="2015-05-08T14:36:00Z">
                    <w:rPr>
                      <w:rFonts w:ascii="Calibri" w:eastAsia="Times New Roman" w:hAnsi="Calibri" w:cs="Times New Roman"/>
                      <w:sz w:val="24"/>
                      <w:szCs w:val="24"/>
                      <w:lang w:val="en-US"/>
                    </w:rPr>
                  </w:rPrChange>
                </w:rPr>
                <w:t xml:space="preserve"> de </w:t>
              </w:r>
              <w:proofErr w:type="spellStart"/>
              <w:r w:rsidRPr="00C67B4D">
                <w:rPr>
                  <w:rFonts w:ascii="Times New Roman" w:eastAsia="Times New Roman" w:hAnsi="Times New Roman" w:cs="Times New Roman"/>
                  <w:szCs w:val="22"/>
                  <w:lang w:val="en-US"/>
                  <w:rPrChange w:id="860" w:author="Kamy Nz" w:date="2015-05-08T14:36:00Z">
                    <w:rPr>
                      <w:rFonts w:ascii="Calibri" w:eastAsia="Times New Roman" w:hAnsi="Calibri" w:cs="Times New Roman"/>
                      <w:sz w:val="24"/>
                      <w:szCs w:val="24"/>
                      <w:lang w:val="en-US"/>
                    </w:rPr>
                  </w:rPrChange>
                </w:rPr>
                <w:t>imagenes</w:t>
              </w:r>
              <w:proofErr w:type="spellEnd"/>
              <w:r w:rsidRPr="00C67B4D">
                <w:rPr>
                  <w:rFonts w:ascii="Times New Roman" w:eastAsia="Times New Roman" w:hAnsi="Times New Roman" w:cs="Times New Roman"/>
                  <w:szCs w:val="22"/>
                  <w:lang w:val="en-US"/>
                  <w:rPrChange w:id="861" w:author="Kamy Nz" w:date="2015-05-08T14:36:00Z">
                    <w:rPr>
                      <w:rFonts w:ascii="Calibri" w:eastAsia="Times New Roman" w:hAnsi="Calibri" w:cs="Times New Roman"/>
                      <w:sz w:val="24"/>
                      <w:szCs w:val="24"/>
                      <w:lang w:val="en-US"/>
                    </w:rPr>
                  </w:rPrChange>
                </w:rPr>
                <w:t xml:space="preserve">. </w:t>
              </w:r>
            </w:ins>
          </w:p>
        </w:tc>
        <w:tc>
          <w:tcPr>
            <w:tcW w:w="567" w:type="dxa"/>
            <w:tcBorders>
              <w:top w:val="nil"/>
              <w:left w:val="nil"/>
              <w:bottom w:val="single" w:sz="4" w:space="0" w:color="auto"/>
              <w:right w:val="single" w:sz="4" w:space="0" w:color="auto"/>
            </w:tcBorders>
            <w:shd w:val="clear" w:color="auto" w:fill="auto"/>
            <w:noWrap/>
            <w:vAlign w:val="bottom"/>
            <w:hideMark/>
            <w:tcPrChange w:id="862" w:author="Kamy Nz" w:date="2015-05-08T14:46:00Z">
              <w:tcPr>
                <w:tcW w:w="495" w:type="dxa"/>
                <w:gridSpan w:val="2"/>
                <w:tcBorders>
                  <w:top w:val="nil"/>
                  <w:left w:val="nil"/>
                  <w:bottom w:val="single" w:sz="4" w:space="0" w:color="auto"/>
                  <w:right w:val="single" w:sz="4" w:space="0" w:color="auto"/>
                </w:tcBorders>
                <w:shd w:val="clear" w:color="auto" w:fill="auto"/>
                <w:noWrap/>
                <w:vAlign w:val="bottom"/>
                <w:hideMark/>
              </w:tcPr>
            </w:tcPrChange>
          </w:tcPr>
          <w:p w14:paraId="6E461244" w14:textId="77777777" w:rsidR="00C67B4D" w:rsidRPr="00C67B4D" w:rsidRDefault="00C67B4D" w:rsidP="00C67B4D">
            <w:pPr>
              <w:keepNext/>
              <w:keepLines/>
              <w:spacing w:before="200" w:line="240" w:lineRule="auto"/>
              <w:outlineLvl w:val="7"/>
              <w:rPr>
                <w:ins w:id="863" w:author="Kamy Nz" w:date="2015-05-08T14:33:00Z"/>
                <w:rFonts w:ascii="Times New Roman" w:eastAsia="Times New Roman" w:hAnsi="Times New Roman" w:cs="Times New Roman"/>
                <w:szCs w:val="22"/>
                <w:lang w:val="en-US"/>
                <w:rPrChange w:id="864" w:author="Kamy Nz" w:date="2015-05-08T14:36:00Z">
                  <w:rPr>
                    <w:ins w:id="865" w:author="Kamy Nz" w:date="2015-05-08T14:33:00Z"/>
                    <w:rFonts w:ascii="Calibri" w:eastAsia="Times New Roman" w:hAnsi="Calibri" w:cs="Times New Roman"/>
                    <w:color w:val="404040" w:themeColor="text1" w:themeTint="BF"/>
                    <w:sz w:val="24"/>
                    <w:szCs w:val="24"/>
                    <w:lang w:val="en-US"/>
                  </w:rPr>
                </w:rPrChange>
              </w:rPr>
            </w:pPr>
            <w:ins w:id="866" w:author="Kamy Nz" w:date="2015-05-08T14:33:00Z">
              <w:r w:rsidRPr="00C67B4D">
                <w:rPr>
                  <w:rFonts w:ascii="Times New Roman" w:eastAsia="Times New Roman" w:hAnsi="Times New Roman" w:cs="Times New Roman"/>
                  <w:szCs w:val="22"/>
                  <w:lang w:val="en-US"/>
                  <w:rPrChange w:id="867" w:author="Kamy Nz" w:date="2015-05-08T14:36:00Z">
                    <w:rPr>
                      <w:rFonts w:ascii="Calibri" w:eastAsia="Times New Roman" w:hAnsi="Calibri" w:cs="Times New Roman"/>
                      <w:sz w:val="24"/>
                      <w:szCs w:val="24"/>
                      <w:lang w:val="en-US"/>
                    </w:rPr>
                  </w:rPrChange>
                </w:rPr>
                <w:t> </w:t>
              </w:r>
            </w:ins>
          </w:p>
        </w:tc>
        <w:tc>
          <w:tcPr>
            <w:tcW w:w="425" w:type="dxa"/>
            <w:tcBorders>
              <w:top w:val="nil"/>
              <w:left w:val="nil"/>
              <w:bottom w:val="single" w:sz="4" w:space="0" w:color="auto"/>
              <w:right w:val="single" w:sz="4" w:space="0" w:color="auto"/>
            </w:tcBorders>
            <w:shd w:val="clear" w:color="auto" w:fill="auto"/>
            <w:noWrap/>
            <w:vAlign w:val="bottom"/>
            <w:hideMark/>
            <w:tcPrChange w:id="868" w:author="Kamy Nz" w:date="2015-05-08T14:46:00Z">
              <w:tcPr>
                <w:tcW w:w="236" w:type="dxa"/>
                <w:tcBorders>
                  <w:top w:val="nil"/>
                  <w:left w:val="nil"/>
                  <w:bottom w:val="single" w:sz="4" w:space="0" w:color="auto"/>
                  <w:right w:val="single" w:sz="4" w:space="0" w:color="auto"/>
                </w:tcBorders>
                <w:shd w:val="clear" w:color="auto" w:fill="auto"/>
                <w:noWrap/>
                <w:vAlign w:val="bottom"/>
                <w:hideMark/>
              </w:tcPr>
            </w:tcPrChange>
          </w:tcPr>
          <w:p w14:paraId="1137B79D" w14:textId="77777777" w:rsidR="00C67B4D" w:rsidRPr="00C67B4D" w:rsidRDefault="00C67B4D" w:rsidP="00C67B4D">
            <w:pPr>
              <w:keepNext/>
              <w:keepLines/>
              <w:spacing w:before="200" w:line="240" w:lineRule="auto"/>
              <w:outlineLvl w:val="7"/>
              <w:rPr>
                <w:ins w:id="869" w:author="Kamy Nz" w:date="2015-05-08T14:33:00Z"/>
                <w:rFonts w:ascii="Times New Roman" w:eastAsia="Times New Roman" w:hAnsi="Times New Roman" w:cs="Times New Roman"/>
                <w:szCs w:val="22"/>
                <w:lang w:val="en-US"/>
                <w:rPrChange w:id="870" w:author="Kamy Nz" w:date="2015-05-08T14:36:00Z">
                  <w:rPr>
                    <w:ins w:id="871" w:author="Kamy Nz" w:date="2015-05-08T14:33:00Z"/>
                    <w:rFonts w:ascii="Calibri" w:eastAsia="Times New Roman" w:hAnsi="Calibri" w:cs="Times New Roman"/>
                    <w:color w:val="404040" w:themeColor="text1" w:themeTint="BF"/>
                    <w:sz w:val="24"/>
                    <w:szCs w:val="24"/>
                    <w:lang w:val="en-US"/>
                  </w:rPr>
                </w:rPrChange>
              </w:rPr>
            </w:pPr>
            <w:ins w:id="872" w:author="Kamy Nz" w:date="2015-05-08T14:33:00Z">
              <w:r w:rsidRPr="00C67B4D">
                <w:rPr>
                  <w:rFonts w:ascii="Times New Roman" w:eastAsia="Times New Roman" w:hAnsi="Times New Roman" w:cs="Times New Roman"/>
                  <w:szCs w:val="22"/>
                  <w:lang w:val="en-US"/>
                  <w:rPrChange w:id="873" w:author="Kamy Nz" w:date="2015-05-08T14:36:00Z">
                    <w:rPr>
                      <w:rFonts w:ascii="Calibri" w:eastAsia="Times New Roman" w:hAnsi="Calibri" w:cs="Times New Roman"/>
                      <w:sz w:val="24"/>
                      <w:szCs w:val="24"/>
                      <w:lang w:val="en-US"/>
                    </w:rPr>
                  </w:rPrChange>
                </w:rPr>
                <w:t> </w:t>
              </w:r>
            </w:ins>
          </w:p>
        </w:tc>
        <w:tc>
          <w:tcPr>
            <w:tcW w:w="337" w:type="dxa"/>
            <w:tcBorders>
              <w:top w:val="nil"/>
              <w:left w:val="nil"/>
              <w:bottom w:val="single" w:sz="4" w:space="0" w:color="auto"/>
              <w:right w:val="single" w:sz="4" w:space="0" w:color="auto"/>
            </w:tcBorders>
            <w:shd w:val="clear" w:color="auto" w:fill="auto"/>
            <w:noWrap/>
            <w:vAlign w:val="bottom"/>
            <w:hideMark/>
            <w:tcPrChange w:id="874" w:author="Kamy Nz" w:date="2015-05-08T14:46:00Z">
              <w:tcPr>
                <w:tcW w:w="526" w:type="dxa"/>
                <w:gridSpan w:val="2"/>
                <w:tcBorders>
                  <w:top w:val="nil"/>
                  <w:left w:val="nil"/>
                  <w:bottom w:val="single" w:sz="4" w:space="0" w:color="auto"/>
                  <w:right w:val="single" w:sz="4" w:space="0" w:color="auto"/>
                </w:tcBorders>
                <w:shd w:val="clear" w:color="auto" w:fill="auto"/>
                <w:noWrap/>
                <w:vAlign w:val="bottom"/>
                <w:hideMark/>
              </w:tcPr>
            </w:tcPrChange>
          </w:tcPr>
          <w:p w14:paraId="218BADB8" w14:textId="77777777" w:rsidR="00C67B4D" w:rsidRPr="00C67B4D" w:rsidRDefault="00C67B4D" w:rsidP="00C67B4D">
            <w:pPr>
              <w:keepNext/>
              <w:keepLines/>
              <w:spacing w:before="200" w:line="240" w:lineRule="auto"/>
              <w:outlineLvl w:val="7"/>
              <w:rPr>
                <w:ins w:id="875" w:author="Kamy Nz" w:date="2015-05-08T14:33:00Z"/>
                <w:rFonts w:ascii="Times New Roman" w:eastAsia="Times New Roman" w:hAnsi="Times New Roman" w:cs="Times New Roman"/>
                <w:szCs w:val="22"/>
                <w:lang w:val="en-US"/>
                <w:rPrChange w:id="876" w:author="Kamy Nz" w:date="2015-05-08T14:36:00Z">
                  <w:rPr>
                    <w:ins w:id="877" w:author="Kamy Nz" w:date="2015-05-08T14:33:00Z"/>
                    <w:rFonts w:ascii="Calibri" w:eastAsia="Times New Roman" w:hAnsi="Calibri" w:cs="Times New Roman"/>
                    <w:color w:val="404040" w:themeColor="text1" w:themeTint="BF"/>
                    <w:sz w:val="24"/>
                    <w:szCs w:val="24"/>
                    <w:lang w:val="en-US"/>
                  </w:rPr>
                </w:rPrChange>
              </w:rPr>
            </w:pPr>
            <w:ins w:id="878" w:author="Kamy Nz" w:date="2015-05-08T14:33:00Z">
              <w:r w:rsidRPr="00C67B4D">
                <w:rPr>
                  <w:rFonts w:ascii="Times New Roman" w:eastAsia="Times New Roman" w:hAnsi="Times New Roman" w:cs="Times New Roman"/>
                  <w:szCs w:val="22"/>
                  <w:lang w:val="en-US"/>
                  <w:rPrChange w:id="879" w:author="Kamy Nz" w:date="2015-05-08T14:36:00Z">
                    <w:rPr>
                      <w:rFonts w:ascii="Calibri" w:eastAsia="Times New Roman" w:hAnsi="Calibri" w:cs="Times New Roman"/>
                      <w:sz w:val="24"/>
                      <w:szCs w:val="24"/>
                      <w:lang w:val="en-US"/>
                    </w:rPr>
                  </w:rPrChange>
                </w:rPr>
                <w:t> </w:t>
              </w:r>
            </w:ins>
          </w:p>
        </w:tc>
        <w:tc>
          <w:tcPr>
            <w:tcW w:w="419" w:type="dxa"/>
            <w:tcBorders>
              <w:top w:val="nil"/>
              <w:left w:val="nil"/>
              <w:bottom w:val="single" w:sz="4" w:space="0" w:color="auto"/>
              <w:right w:val="single" w:sz="4" w:space="0" w:color="auto"/>
            </w:tcBorders>
            <w:shd w:val="clear" w:color="auto" w:fill="auto"/>
            <w:noWrap/>
            <w:vAlign w:val="bottom"/>
            <w:hideMark/>
            <w:tcPrChange w:id="880" w:author="Kamy Nz" w:date="2015-05-08T14:46:00Z">
              <w:tcPr>
                <w:tcW w:w="419" w:type="dxa"/>
                <w:tcBorders>
                  <w:top w:val="nil"/>
                  <w:left w:val="nil"/>
                  <w:bottom w:val="single" w:sz="4" w:space="0" w:color="auto"/>
                  <w:right w:val="single" w:sz="4" w:space="0" w:color="auto"/>
                </w:tcBorders>
                <w:shd w:val="clear" w:color="auto" w:fill="auto"/>
                <w:noWrap/>
                <w:vAlign w:val="bottom"/>
                <w:hideMark/>
              </w:tcPr>
            </w:tcPrChange>
          </w:tcPr>
          <w:p w14:paraId="069441B7" w14:textId="77777777" w:rsidR="00C67B4D" w:rsidRPr="00C67B4D" w:rsidRDefault="00C67B4D" w:rsidP="00C67B4D">
            <w:pPr>
              <w:keepNext/>
              <w:keepLines/>
              <w:spacing w:before="200" w:line="240" w:lineRule="auto"/>
              <w:outlineLvl w:val="7"/>
              <w:rPr>
                <w:ins w:id="881" w:author="Kamy Nz" w:date="2015-05-08T14:33:00Z"/>
                <w:rFonts w:ascii="Times New Roman" w:eastAsia="Times New Roman" w:hAnsi="Times New Roman" w:cs="Times New Roman"/>
                <w:szCs w:val="22"/>
                <w:lang w:val="en-US"/>
                <w:rPrChange w:id="882" w:author="Kamy Nz" w:date="2015-05-08T14:36:00Z">
                  <w:rPr>
                    <w:ins w:id="883" w:author="Kamy Nz" w:date="2015-05-08T14:33:00Z"/>
                    <w:rFonts w:ascii="Calibri" w:eastAsia="Times New Roman" w:hAnsi="Calibri" w:cs="Times New Roman"/>
                    <w:color w:val="404040" w:themeColor="text1" w:themeTint="BF"/>
                    <w:sz w:val="24"/>
                    <w:szCs w:val="24"/>
                    <w:lang w:val="en-US"/>
                  </w:rPr>
                </w:rPrChange>
              </w:rPr>
            </w:pPr>
            <w:ins w:id="884" w:author="Kamy Nz" w:date="2015-05-08T14:33:00Z">
              <w:r w:rsidRPr="00C67B4D">
                <w:rPr>
                  <w:rFonts w:ascii="Times New Roman" w:eastAsia="Times New Roman" w:hAnsi="Times New Roman" w:cs="Times New Roman"/>
                  <w:szCs w:val="22"/>
                  <w:lang w:val="en-US"/>
                  <w:rPrChange w:id="885" w:author="Kamy Nz" w:date="2015-05-08T14:36:00Z">
                    <w:rPr>
                      <w:rFonts w:ascii="Calibri" w:eastAsia="Times New Roman" w:hAnsi="Calibri" w:cs="Times New Roman"/>
                      <w:sz w:val="24"/>
                      <w:szCs w:val="24"/>
                      <w:lang w:val="en-US"/>
                    </w:rPr>
                  </w:rPrChange>
                </w:rPr>
                <w:t> </w:t>
              </w:r>
            </w:ins>
          </w:p>
        </w:tc>
        <w:tc>
          <w:tcPr>
            <w:tcW w:w="378" w:type="dxa"/>
            <w:tcBorders>
              <w:top w:val="nil"/>
              <w:left w:val="nil"/>
              <w:bottom w:val="single" w:sz="4" w:space="0" w:color="auto"/>
              <w:right w:val="single" w:sz="4" w:space="0" w:color="auto"/>
            </w:tcBorders>
            <w:shd w:val="clear" w:color="auto" w:fill="auto"/>
            <w:noWrap/>
            <w:vAlign w:val="bottom"/>
            <w:hideMark/>
            <w:tcPrChange w:id="886" w:author="Kamy Nz" w:date="2015-05-08T14:46:00Z">
              <w:tcPr>
                <w:tcW w:w="419" w:type="dxa"/>
                <w:gridSpan w:val="2"/>
                <w:tcBorders>
                  <w:top w:val="nil"/>
                  <w:left w:val="nil"/>
                  <w:bottom w:val="single" w:sz="4" w:space="0" w:color="auto"/>
                  <w:right w:val="single" w:sz="4" w:space="0" w:color="auto"/>
                </w:tcBorders>
                <w:shd w:val="clear" w:color="auto" w:fill="auto"/>
                <w:noWrap/>
                <w:vAlign w:val="bottom"/>
                <w:hideMark/>
              </w:tcPr>
            </w:tcPrChange>
          </w:tcPr>
          <w:p w14:paraId="00A9C31B" w14:textId="77777777" w:rsidR="00C67B4D" w:rsidRPr="00C67B4D" w:rsidRDefault="00C67B4D" w:rsidP="00C67B4D">
            <w:pPr>
              <w:keepNext/>
              <w:keepLines/>
              <w:spacing w:before="200" w:line="240" w:lineRule="auto"/>
              <w:outlineLvl w:val="7"/>
              <w:rPr>
                <w:ins w:id="887" w:author="Kamy Nz" w:date="2015-05-08T14:33:00Z"/>
                <w:rFonts w:ascii="Times New Roman" w:eastAsia="Times New Roman" w:hAnsi="Times New Roman" w:cs="Times New Roman"/>
                <w:szCs w:val="22"/>
                <w:lang w:val="en-US"/>
                <w:rPrChange w:id="888" w:author="Kamy Nz" w:date="2015-05-08T14:36:00Z">
                  <w:rPr>
                    <w:ins w:id="889" w:author="Kamy Nz" w:date="2015-05-08T14:33:00Z"/>
                    <w:rFonts w:ascii="Calibri" w:eastAsia="Times New Roman" w:hAnsi="Calibri" w:cs="Times New Roman"/>
                    <w:color w:val="404040" w:themeColor="text1" w:themeTint="BF"/>
                    <w:sz w:val="24"/>
                    <w:szCs w:val="24"/>
                    <w:lang w:val="en-US"/>
                  </w:rPr>
                </w:rPrChange>
              </w:rPr>
            </w:pPr>
            <w:ins w:id="890" w:author="Kamy Nz" w:date="2015-05-08T14:33:00Z">
              <w:r w:rsidRPr="00C67B4D">
                <w:rPr>
                  <w:rFonts w:ascii="Times New Roman" w:eastAsia="Times New Roman" w:hAnsi="Times New Roman" w:cs="Times New Roman"/>
                  <w:szCs w:val="22"/>
                  <w:lang w:val="en-US"/>
                  <w:rPrChange w:id="891" w:author="Kamy Nz" w:date="2015-05-08T14:36:00Z">
                    <w:rPr>
                      <w:rFonts w:ascii="Calibri" w:eastAsia="Times New Roman" w:hAnsi="Calibri" w:cs="Times New Roman"/>
                      <w:sz w:val="24"/>
                      <w:szCs w:val="24"/>
                      <w:lang w:val="en-US"/>
                    </w:rPr>
                  </w:rPrChange>
                </w:rPr>
                <w:t> </w:t>
              </w:r>
            </w:ins>
          </w:p>
        </w:tc>
        <w:tc>
          <w:tcPr>
            <w:tcW w:w="379" w:type="dxa"/>
            <w:tcBorders>
              <w:top w:val="nil"/>
              <w:left w:val="nil"/>
              <w:bottom w:val="single" w:sz="4" w:space="0" w:color="auto"/>
              <w:right w:val="single" w:sz="4" w:space="0" w:color="auto"/>
            </w:tcBorders>
            <w:shd w:val="clear" w:color="auto" w:fill="auto"/>
            <w:noWrap/>
            <w:vAlign w:val="bottom"/>
            <w:hideMark/>
            <w:tcPrChange w:id="892"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0BAE8A13" w14:textId="77777777" w:rsidR="00C67B4D" w:rsidRPr="00C67B4D" w:rsidRDefault="00C67B4D" w:rsidP="00C67B4D">
            <w:pPr>
              <w:keepNext/>
              <w:keepLines/>
              <w:spacing w:before="200" w:line="240" w:lineRule="auto"/>
              <w:outlineLvl w:val="7"/>
              <w:rPr>
                <w:ins w:id="893" w:author="Kamy Nz" w:date="2015-05-08T14:33:00Z"/>
                <w:rFonts w:ascii="Times New Roman" w:eastAsia="Times New Roman" w:hAnsi="Times New Roman" w:cs="Times New Roman"/>
                <w:szCs w:val="22"/>
                <w:lang w:val="en-US"/>
                <w:rPrChange w:id="894" w:author="Kamy Nz" w:date="2015-05-08T14:36:00Z">
                  <w:rPr>
                    <w:ins w:id="895" w:author="Kamy Nz" w:date="2015-05-08T14:33:00Z"/>
                    <w:rFonts w:ascii="Calibri" w:eastAsia="Times New Roman" w:hAnsi="Calibri" w:cs="Times New Roman"/>
                    <w:color w:val="404040" w:themeColor="text1" w:themeTint="BF"/>
                    <w:sz w:val="24"/>
                    <w:szCs w:val="24"/>
                    <w:lang w:val="en-US"/>
                  </w:rPr>
                </w:rPrChange>
              </w:rPr>
            </w:pPr>
            <w:ins w:id="896" w:author="Kamy Nz" w:date="2015-05-08T14:33:00Z">
              <w:r w:rsidRPr="00C67B4D">
                <w:rPr>
                  <w:rFonts w:ascii="Times New Roman" w:eastAsia="Times New Roman" w:hAnsi="Times New Roman" w:cs="Times New Roman"/>
                  <w:szCs w:val="22"/>
                  <w:lang w:val="en-US"/>
                  <w:rPrChange w:id="897"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000000" w:fill="3366FF"/>
            <w:noWrap/>
            <w:vAlign w:val="bottom"/>
            <w:hideMark/>
            <w:tcPrChange w:id="898" w:author="Kamy Nz" w:date="2015-05-08T14:46:00Z">
              <w:tcPr>
                <w:tcW w:w="338" w:type="dxa"/>
                <w:tcBorders>
                  <w:top w:val="nil"/>
                  <w:left w:val="nil"/>
                  <w:bottom w:val="single" w:sz="4" w:space="0" w:color="auto"/>
                  <w:right w:val="single" w:sz="4" w:space="0" w:color="auto"/>
                </w:tcBorders>
                <w:shd w:val="clear" w:color="000000" w:fill="3366FF"/>
                <w:noWrap/>
                <w:vAlign w:val="bottom"/>
                <w:hideMark/>
              </w:tcPr>
            </w:tcPrChange>
          </w:tcPr>
          <w:p w14:paraId="41F3B546" w14:textId="77777777" w:rsidR="00C67B4D" w:rsidRPr="00C67B4D" w:rsidRDefault="00C67B4D" w:rsidP="00C67B4D">
            <w:pPr>
              <w:keepNext/>
              <w:keepLines/>
              <w:spacing w:before="200" w:line="240" w:lineRule="auto"/>
              <w:outlineLvl w:val="7"/>
              <w:rPr>
                <w:ins w:id="899" w:author="Kamy Nz" w:date="2015-05-08T14:33:00Z"/>
                <w:rFonts w:ascii="Times New Roman" w:eastAsia="Times New Roman" w:hAnsi="Times New Roman" w:cs="Times New Roman"/>
                <w:szCs w:val="22"/>
                <w:lang w:val="en-US"/>
                <w:rPrChange w:id="900" w:author="Kamy Nz" w:date="2015-05-08T14:36:00Z">
                  <w:rPr>
                    <w:ins w:id="901" w:author="Kamy Nz" w:date="2015-05-08T14:33:00Z"/>
                    <w:rFonts w:ascii="Calibri" w:eastAsia="Times New Roman" w:hAnsi="Calibri" w:cs="Times New Roman"/>
                    <w:color w:val="404040" w:themeColor="text1" w:themeTint="BF"/>
                    <w:sz w:val="24"/>
                    <w:szCs w:val="24"/>
                    <w:lang w:val="en-US"/>
                  </w:rPr>
                </w:rPrChange>
              </w:rPr>
            </w:pPr>
            <w:ins w:id="902" w:author="Kamy Nz" w:date="2015-05-08T14:33:00Z">
              <w:r w:rsidRPr="00C67B4D">
                <w:rPr>
                  <w:rFonts w:ascii="Times New Roman" w:eastAsia="Times New Roman" w:hAnsi="Times New Roman" w:cs="Times New Roman"/>
                  <w:szCs w:val="22"/>
                  <w:lang w:val="en-US"/>
                  <w:rPrChange w:id="903"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000000" w:fill="3366FF"/>
            <w:noWrap/>
            <w:vAlign w:val="bottom"/>
            <w:hideMark/>
            <w:tcPrChange w:id="904" w:author="Kamy Nz" w:date="2015-05-08T14:46:00Z">
              <w:tcPr>
                <w:tcW w:w="338" w:type="dxa"/>
                <w:tcBorders>
                  <w:top w:val="nil"/>
                  <w:left w:val="nil"/>
                  <w:bottom w:val="single" w:sz="4" w:space="0" w:color="auto"/>
                  <w:right w:val="single" w:sz="4" w:space="0" w:color="auto"/>
                </w:tcBorders>
                <w:shd w:val="clear" w:color="000000" w:fill="3366FF"/>
                <w:noWrap/>
                <w:vAlign w:val="bottom"/>
                <w:hideMark/>
              </w:tcPr>
            </w:tcPrChange>
          </w:tcPr>
          <w:p w14:paraId="3D7E1084" w14:textId="77777777" w:rsidR="00C67B4D" w:rsidRPr="00C67B4D" w:rsidRDefault="00C67B4D" w:rsidP="00C67B4D">
            <w:pPr>
              <w:keepNext/>
              <w:keepLines/>
              <w:spacing w:before="200" w:line="240" w:lineRule="auto"/>
              <w:outlineLvl w:val="7"/>
              <w:rPr>
                <w:ins w:id="905" w:author="Kamy Nz" w:date="2015-05-08T14:33:00Z"/>
                <w:rFonts w:ascii="Times New Roman" w:eastAsia="Times New Roman" w:hAnsi="Times New Roman" w:cs="Times New Roman"/>
                <w:szCs w:val="22"/>
                <w:lang w:val="en-US"/>
                <w:rPrChange w:id="906" w:author="Kamy Nz" w:date="2015-05-08T14:36:00Z">
                  <w:rPr>
                    <w:ins w:id="907" w:author="Kamy Nz" w:date="2015-05-08T14:33:00Z"/>
                    <w:rFonts w:ascii="Calibri" w:eastAsia="Times New Roman" w:hAnsi="Calibri" w:cs="Times New Roman"/>
                    <w:color w:val="404040" w:themeColor="text1" w:themeTint="BF"/>
                    <w:sz w:val="24"/>
                    <w:szCs w:val="24"/>
                    <w:lang w:val="en-US"/>
                  </w:rPr>
                </w:rPrChange>
              </w:rPr>
            </w:pPr>
            <w:ins w:id="908" w:author="Kamy Nz" w:date="2015-05-08T14:33:00Z">
              <w:r w:rsidRPr="00C67B4D">
                <w:rPr>
                  <w:rFonts w:ascii="Times New Roman" w:eastAsia="Times New Roman" w:hAnsi="Times New Roman" w:cs="Times New Roman"/>
                  <w:szCs w:val="22"/>
                  <w:lang w:val="en-US"/>
                  <w:rPrChange w:id="909" w:author="Kamy Nz" w:date="2015-05-08T14:36:00Z">
                    <w:rPr>
                      <w:rFonts w:ascii="Calibri" w:eastAsia="Times New Roman" w:hAnsi="Calibri" w:cs="Times New Roman"/>
                      <w:sz w:val="24"/>
                      <w:szCs w:val="24"/>
                      <w:lang w:val="en-US"/>
                    </w:rPr>
                  </w:rPrChange>
                </w:rPr>
                <w:t> </w:t>
              </w:r>
            </w:ins>
          </w:p>
        </w:tc>
        <w:tc>
          <w:tcPr>
            <w:tcW w:w="363" w:type="dxa"/>
            <w:tcBorders>
              <w:top w:val="nil"/>
              <w:left w:val="nil"/>
              <w:bottom w:val="single" w:sz="4" w:space="0" w:color="auto"/>
              <w:right w:val="single" w:sz="4" w:space="0" w:color="auto"/>
            </w:tcBorders>
            <w:shd w:val="clear" w:color="000000" w:fill="3366FF"/>
            <w:noWrap/>
            <w:vAlign w:val="bottom"/>
            <w:hideMark/>
            <w:tcPrChange w:id="910" w:author="Kamy Nz" w:date="2015-05-08T14:46:00Z">
              <w:tcPr>
                <w:tcW w:w="363" w:type="dxa"/>
                <w:tcBorders>
                  <w:top w:val="nil"/>
                  <w:left w:val="nil"/>
                  <w:bottom w:val="single" w:sz="4" w:space="0" w:color="auto"/>
                  <w:right w:val="single" w:sz="4" w:space="0" w:color="auto"/>
                </w:tcBorders>
                <w:shd w:val="clear" w:color="000000" w:fill="3366FF"/>
                <w:noWrap/>
                <w:vAlign w:val="bottom"/>
                <w:hideMark/>
              </w:tcPr>
            </w:tcPrChange>
          </w:tcPr>
          <w:p w14:paraId="284C5E16" w14:textId="77777777" w:rsidR="00C67B4D" w:rsidRPr="00C67B4D" w:rsidRDefault="00C67B4D" w:rsidP="00C67B4D">
            <w:pPr>
              <w:keepNext/>
              <w:keepLines/>
              <w:spacing w:before="200" w:line="240" w:lineRule="auto"/>
              <w:outlineLvl w:val="7"/>
              <w:rPr>
                <w:ins w:id="911" w:author="Kamy Nz" w:date="2015-05-08T14:33:00Z"/>
                <w:rFonts w:ascii="Times New Roman" w:eastAsia="Times New Roman" w:hAnsi="Times New Roman" w:cs="Times New Roman"/>
                <w:szCs w:val="22"/>
                <w:lang w:val="en-US"/>
                <w:rPrChange w:id="912" w:author="Kamy Nz" w:date="2015-05-08T14:36:00Z">
                  <w:rPr>
                    <w:ins w:id="913" w:author="Kamy Nz" w:date="2015-05-08T14:33:00Z"/>
                    <w:rFonts w:ascii="Calibri" w:eastAsia="Times New Roman" w:hAnsi="Calibri" w:cs="Times New Roman"/>
                    <w:color w:val="404040" w:themeColor="text1" w:themeTint="BF"/>
                    <w:sz w:val="24"/>
                    <w:szCs w:val="24"/>
                    <w:lang w:val="en-US"/>
                  </w:rPr>
                </w:rPrChange>
              </w:rPr>
            </w:pPr>
            <w:ins w:id="914" w:author="Kamy Nz" w:date="2015-05-08T14:33:00Z">
              <w:r w:rsidRPr="00C67B4D">
                <w:rPr>
                  <w:rFonts w:ascii="Times New Roman" w:eastAsia="Times New Roman" w:hAnsi="Times New Roman" w:cs="Times New Roman"/>
                  <w:szCs w:val="22"/>
                  <w:lang w:val="en-US"/>
                  <w:rPrChange w:id="915" w:author="Kamy Nz" w:date="2015-05-08T14:36:00Z">
                    <w:rPr>
                      <w:rFonts w:ascii="Calibri" w:eastAsia="Times New Roman" w:hAnsi="Calibri" w:cs="Times New Roman"/>
                      <w:sz w:val="24"/>
                      <w:szCs w:val="24"/>
                      <w:lang w:val="en-US"/>
                    </w:rPr>
                  </w:rPrChange>
                </w:rPr>
                <w:t> </w:t>
              </w:r>
            </w:ins>
          </w:p>
        </w:tc>
        <w:tc>
          <w:tcPr>
            <w:tcW w:w="435" w:type="dxa"/>
            <w:tcBorders>
              <w:top w:val="nil"/>
              <w:left w:val="nil"/>
              <w:bottom w:val="single" w:sz="4" w:space="0" w:color="auto"/>
              <w:right w:val="single" w:sz="4" w:space="0" w:color="auto"/>
            </w:tcBorders>
            <w:shd w:val="clear" w:color="auto" w:fill="auto"/>
            <w:noWrap/>
            <w:vAlign w:val="bottom"/>
            <w:hideMark/>
            <w:tcPrChange w:id="916" w:author="Kamy Nz" w:date="2015-05-08T14:46:00Z">
              <w:tcPr>
                <w:tcW w:w="435" w:type="dxa"/>
                <w:tcBorders>
                  <w:top w:val="nil"/>
                  <w:left w:val="nil"/>
                  <w:bottom w:val="single" w:sz="4" w:space="0" w:color="auto"/>
                  <w:right w:val="single" w:sz="4" w:space="0" w:color="auto"/>
                </w:tcBorders>
                <w:shd w:val="clear" w:color="auto" w:fill="auto"/>
                <w:noWrap/>
                <w:vAlign w:val="bottom"/>
                <w:hideMark/>
              </w:tcPr>
            </w:tcPrChange>
          </w:tcPr>
          <w:p w14:paraId="14C24C6F" w14:textId="77777777" w:rsidR="00C67B4D" w:rsidRPr="00C67B4D" w:rsidRDefault="00C67B4D" w:rsidP="00C67B4D">
            <w:pPr>
              <w:keepNext/>
              <w:keepLines/>
              <w:spacing w:before="200" w:line="240" w:lineRule="auto"/>
              <w:outlineLvl w:val="7"/>
              <w:rPr>
                <w:ins w:id="917" w:author="Kamy Nz" w:date="2015-05-08T14:33:00Z"/>
                <w:rFonts w:ascii="Times New Roman" w:eastAsia="Times New Roman" w:hAnsi="Times New Roman" w:cs="Times New Roman"/>
                <w:szCs w:val="22"/>
                <w:lang w:val="en-US"/>
                <w:rPrChange w:id="918" w:author="Kamy Nz" w:date="2015-05-08T14:36:00Z">
                  <w:rPr>
                    <w:ins w:id="919" w:author="Kamy Nz" w:date="2015-05-08T14:33:00Z"/>
                    <w:rFonts w:ascii="Calibri" w:eastAsia="Times New Roman" w:hAnsi="Calibri" w:cs="Times New Roman"/>
                    <w:color w:val="404040" w:themeColor="text1" w:themeTint="BF"/>
                    <w:sz w:val="24"/>
                    <w:szCs w:val="24"/>
                    <w:lang w:val="en-US"/>
                  </w:rPr>
                </w:rPrChange>
              </w:rPr>
            </w:pPr>
            <w:ins w:id="920" w:author="Kamy Nz" w:date="2015-05-08T14:33:00Z">
              <w:r w:rsidRPr="00C67B4D">
                <w:rPr>
                  <w:rFonts w:ascii="Times New Roman" w:eastAsia="Times New Roman" w:hAnsi="Times New Roman" w:cs="Times New Roman"/>
                  <w:szCs w:val="22"/>
                  <w:lang w:val="en-US"/>
                  <w:rPrChange w:id="921"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922"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7CFAFB03" w14:textId="77777777" w:rsidR="00C67B4D" w:rsidRPr="00C67B4D" w:rsidRDefault="00C67B4D" w:rsidP="00C67B4D">
            <w:pPr>
              <w:keepNext/>
              <w:keepLines/>
              <w:spacing w:before="200" w:line="240" w:lineRule="auto"/>
              <w:outlineLvl w:val="7"/>
              <w:rPr>
                <w:ins w:id="923" w:author="Kamy Nz" w:date="2015-05-08T14:33:00Z"/>
                <w:rFonts w:ascii="Times New Roman" w:eastAsia="Times New Roman" w:hAnsi="Times New Roman" w:cs="Times New Roman"/>
                <w:szCs w:val="22"/>
                <w:lang w:val="en-US"/>
                <w:rPrChange w:id="924" w:author="Kamy Nz" w:date="2015-05-08T14:36:00Z">
                  <w:rPr>
                    <w:ins w:id="925" w:author="Kamy Nz" w:date="2015-05-08T14:33:00Z"/>
                    <w:rFonts w:ascii="Calibri" w:eastAsia="Times New Roman" w:hAnsi="Calibri" w:cs="Times New Roman"/>
                    <w:color w:val="404040" w:themeColor="text1" w:themeTint="BF"/>
                    <w:sz w:val="24"/>
                    <w:szCs w:val="24"/>
                    <w:lang w:val="en-US"/>
                  </w:rPr>
                </w:rPrChange>
              </w:rPr>
            </w:pPr>
            <w:ins w:id="926" w:author="Kamy Nz" w:date="2015-05-08T14:33:00Z">
              <w:r w:rsidRPr="00C67B4D">
                <w:rPr>
                  <w:rFonts w:ascii="Times New Roman" w:eastAsia="Times New Roman" w:hAnsi="Times New Roman" w:cs="Times New Roman"/>
                  <w:szCs w:val="22"/>
                  <w:lang w:val="en-US"/>
                  <w:rPrChange w:id="927"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928"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437CA73D" w14:textId="77777777" w:rsidR="00C67B4D" w:rsidRPr="00C67B4D" w:rsidRDefault="00C67B4D" w:rsidP="00C67B4D">
            <w:pPr>
              <w:keepNext/>
              <w:keepLines/>
              <w:spacing w:before="200" w:line="240" w:lineRule="auto"/>
              <w:outlineLvl w:val="7"/>
              <w:rPr>
                <w:ins w:id="929" w:author="Kamy Nz" w:date="2015-05-08T14:33:00Z"/>
                <w:rFonts w:ascii="Times New Roman" w:eastAsia="Times New Roman" w:hAnsi="Times New Roman" w:cs="Times New Roman"/>
                <w:szCs w:val="22"/>
                <w:lang w:val="en-US"/>
                <w:rPrChange w:id="930" w:author="Kamy Nz" w:date="2015-05-08T14:36:00Z">
                  <w:rPr>
                    <w:ins w:id="931" w:author="Kamy Nz" w:date="2015-05-08T14:33:00Z"/>
                    <w:rFonts w:ascii="Calibri" w:eastAsia="Times New Roman" w:hAnsi="Calibri" w:cs="Times New Roman"/>
                    <w:color w:val="404040" w:themeColor="text1" w:themeTint="BF"/>
                    <w:sz w:val="24"/>
                    <w:szCs w:val="24"/>
                    <w:lang w:val="en-US"/>
                  </w:rPr>
                </w:rPrChange>
              </w:rPr>
            </w:pPr>
            <w:ins w:id="932" w:author="Kamy Nz" w:date="2015-05-08T14:33:00Z">
              <w:r w:rsidRPr="00C67B4D">
                <w:rPr>
                  <w:rFonts w:ascii="Times New Roman" w:eastAsia="Times New Roman" w:hAnsi="Times New Roman" w:cs="Times New Roman"/>
                  <w:szCs w:val="22"/>
                  <w:lang w:val="en-US"/>
                  <w:rPrChange w:id="933" w:author="Kamy Nz" w:date="2015-05-08T14:36:00Z">
                    <w:rPr>
                      <w:rFonts w:ascii="Calibri" w:eastAsia="Times New Roman" w:hAnsi="Calibri" w:cs="Times New Roman"/>
                      <w:sz w:val="24"/>
                      <w:szCs w:val="24"/>
                      <w:lang w:val="en-US"/>
                    </w:rPr>
                  </w:rPrChange>
                </w:rPr>
                <w:t> </w:t>
              </w:r>
            </w:ins>
          </w:p>
        </w:tc>
        <w:tc>
          <w:tcPr>
            <w:tcW w:w="488" w:type="dxa"/>
            <w:tcBorders>
              <w:top w:val="nil"/>
              <w:left w:val="nil"/>
              <w:bottom w:val="single" w:sz="4" w:space="0" w:color="auto"/>
              <w:right w:val="single" w:sz="4" w:space="0" w:color="auto"/>
            </w:tcBorders>
            <w:shd w:val="clear" w:color="auto" w:fill="auto"/>
            <w:noWrap/>
            <w:vAlign w:val="bottom"/>
            <w:hideMark/>
            <w:tcPrChange w:id="934" w:author="Kamy Nz" w:date="2015-05-08T14:46:00Z">
              <w:tcPr>
                <w:tcW w:w="488" w:type="dxa"/>
                <w:tcBorders>
                  <w:top w:val="nil"/>
                  <w:left w:val="nil"/>
                  <w:bottom w:val="single" w:sz="4" w:space="0" w:color="auto"/>
                  <w:right w:val="single" w:sz="4" w:space="0" w:color="auto"/>
                </w:tcBorders>
                <w:shd w:val="clear" w:color="auto" w:fill="auto"/>
                <w:noWrap/>
                <w:vAlign w:val="bottom"/>
                <w:hideMark/>
              </w:tcPr>
            </w:tcPrChange>
          </w:tcPr>
          <w:p w14:paraId="2028A076" w14:textId="77777777" w:rsidR="00C67B4D" w:rsidRPr="00C67B4D" w:rsidRDefault="00C67B4D" w:rsidP="00C67B4D">
            <w:pPr>
              <w:keepNext/>
              <w:keepLines/>
              <w:spacing w:before="200" w:line="240" w:lineRule="auto"/>
              <w:outlineLvl w:val="7"/>
              <w:rPr>
                <w:ins w:id="935" w:author="Kamy Nz" w:date="2015-05-08T14:33:00Z"/>
                <w:rFonts w:ascii="Times New Roman" w:eastAsia="Times New Roman" w:hAnsi="Times New Roman" w:cs="Times New Roman"/>
                <w:szCs w:val="22"/>
                <w:lang w:val="en-US"/>
                <w:rPrChange w:id="936" w:author="Kamy Nz" w:date="2015-05-08T14:36:00Z">
                  <w:rPr>
                    <w:ins w:id="937" w:author="Kamy Nz" w:date="2015-05-08T14:33:00Z"/>
                    <w:rFonts w:ascii="Calibri" w:eastAsia="Times New Roman" w:hAnsi="Calibri" w:cs="Times New Roman"/>
                    <w:color w:val="404040" w:themeColor="text1" w:themeTint="BF"/>
                    <w:sz w:val="24"/>
                    <w:szCs w:val="24"/>
                    <w:lang w:val="en-US"/>
                  </w:rPr>
                </w:rPrChange>
              </w:rPr>
            </w:pPr>
            <w:ins w:id="938" w:author="Kamy Nz" w:date="2015-05-08T14:33:00Z">
              <w:r w:rsidRPr="00C67B4D">
                <w:rPr>
                  <w:rFonts w:ascii="Times New Roman" w:eastAsia="Times New Roman" w:hAnsi="Times New Roman" w:cs="Times New Roman"/>
                  <w:szCs w:val="22"/>
                  <w:lang w:val="en-US"/>
                  <w:rPrChange w:id="939" w:author="Kamy Nz" w:date="2015-05-08T14:36:00Z">
                    <w:rPr>
                      <w:rFonts w:ascii="Calibri" w:eastAsia="Times New Roman" w:hAnsi="Calibri" w:cs="Times New Roman"/>
                      <w:sz w:val="24"/>
                      <w:szCs w:val="24"/>
                      <w:lang w:val="en-US"/>
                    </w:rPr>
                  </w:rPrChange>
                </w:rPr>
                <w:t> </w:t>
              </w:r>
            </w:ins>
          </w:p>
        </w:tc>
        <w:tc>
          <w:tcPr>
            <w:tcW w:w="432" w:type="dxa"/>
            <w:tcBorders>
              <w:top w:val="nil"/>
              <w:left w:val="nil"/>
              <w:bottom w:val="single" w:sz="4" w:space="0" w:color="auto"/>
              <w:right w:val="single" w:sz="4" w:space="0" w:color="auto"/>
            </w:tcBorders>
            <w:shd w:val="clear" w:color="auto" w:fill="auto"/>
            <w:noWrap/>
            <w:vAlign w:val="bottom"/>
            <w:hideMark/>
            <w:tcPrChange w:id="940" w:author="Kamy Nz" w:date="2015-05-08T14:46:00Z">
              <w:tcPr>
                <w:tcW w:w="432" w:type="dxa"/>
                <w:tcBorders>
                  <w:top w:val="nil"/>
                  <w:left w:val="nil"/>
                  <w:bottom w:val="single" w:sz="4" w:space="0" w:color="auto"/>
                  <w:right w:val="single" w:sz="4" w:space="0" w:color="auto"/>
                </w:tcBorders>
                <w:shd w:val="clear" w:color="auto" w:fill="auto"/>
                <w:noWrap/>
                <w:vAlign w:val="bottom"/>
                <w:hideMark/>
              </w:tcPr>
            </w:tcPrChange>
          </w:tcPr>
          <w:p w14:paraId="51A0856A" w14:textId="77777777" w:rsidR="00C67B4D" w:rsidRPr="00C67B4D" w:rsidRDefault="00C67B4D" w:rsidP="00C67B4D">
            <w:pPr>
              <w:keepNext/>
              <w:keepLines/>
              <w:spacing w:before="200" w:line="240" w:lineRule="auto"/>
              <w:outlineLvl w:val="7"/>
              <w:rPr>
                <w:ins w:id="941" w:author="Kamy Nz" w:date="2015-05-08T14:33:00Z"/>
                <w:rFonts w:ascii="Times New Roman" w:eastAsia="Times New Roman" w:hAnsi="Times New Roman" w:cs="Times New Roman"/>
                <w:szCs w:val="22"/>
                <w:lang w:val="en-US"/>
                <w:rPrChange w:id="942" w:author="Kamy Nz" w:date="2015-05-08T14:36:00Z">
                  <w:rPr>
                    <w:ins w:id="943" w:author="Kamy Nz" w:date="2015-05-08T14:33:00Z"/>
                    <w:rFonts w:ascii="Calibri" w:eastAsia="Times New Roman" w:hAnsi="Calibri" w:cs="Times New Roman"/>
                    <w:color w:val="404040" w:themeColor="text1" w:themeTint="BF"/>
                    <w:sz w:val="24"/>
                    <w:szCs w:val="24"/>
                    <w:lang w:val="en-US"/>
                  </w:rPr>
                </w:rPrChange>
              </w:rPr>
            </w:pPr>
            <w:ins w:id="944" w:author="Kamy Nz" w:date="2015-05-08T14:33:00Z">
              <w:r w:rsidRPr="00C67B4D">
                <w:rPr>
                  <w:rFonts w:ascii="Times New Roman" w:eastAsia="Times New Roman" w:hAnsi="Times New Roman" w:cs="Times New Roman"/>
                  <w:szCs w:val="22"/>
                  <w:lang w:val="en-US"/>
                  <w:rPrChange w:id="945"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946"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162B1657" w14:textId="77777777" w:rsidR="00C67B4D" w:rsidRPr="00C67B4D" w:rsidRDefault="00C67B4D" w:rsidP="00C67B4D">
            <w:pPr>
              <w:keepNext/>
              <w:keepLines/>
              <w:spacing w:before="200" w:line="240" w:lineRule="auto"/>
              <w:outlineLvl w:val="7"/>
              <w:rPr>
                <w:ins w:id="947" w:author="Kamy Nz" w:date="2015-05-08T14:33:00Z"/>
                <w:rFonts w:ascii="Times New Roman" w:eastAsia="Times New Roman" w:hAnsi="Times New Roman" w:cs="Times New Roman"/>
                <w:szCs w:val="22"/>
                <w:lang w:val="en-US"/>
                <w:rPrChange w:id="948" w:author="Kamy Nz" w:date="2015-05-08T14:36:00Z">
                  <w:rPr>
                    <w:ins w:id="949" w:author="Kamy Nz" w:date="2015-05-08T14:33:00Z"/>
                    <w:rFonts w:ascii="Calibri" w:eastAsia="Times New Roman" w:hAnsi="Calibri" w:cs="Times New Roman"/>
                    <w:color w:val="404040" w:themeColor="text1" w:themeTint="BF"/>
                    <w:sz w:val="24"/>
                    <w:szCs w:val="24"/>
                    <w:lang w:val="en-US"/>
                  </w:rPr>
                </w:rPrChange>
              </w:rPr>
            </w:pPr>
            <w:ins w:id="950" w:author="Kamy Nz" w:date="2015-05-08T14:33:00Z">
              <w:r w:rsidRPr="00C67B4D">
                <w:rPr>
                  <w:rFonts w:ascii="Times New Roman" w:eastAsia="Times New Roman" w:hAnsi="Times New Roman" w:cs="Times New Roman"/>
                  <w:szCs w:val="22"/>
                  <w:lang w:val="en-US"/>
                  <w:rPrChange w:id="951" w:author="Kamy Nz" w:date="2015-05-08T14:36:00Z">
                    <w:rPr>
                      <w:rFonts w:ascii="Calibri" w:eastAsia="Times New Roman" w:hAnsi="Calibri" w:cs="Times New Roman"/>
                      <w:sz w:val="24"/>
                      <w:szCs w:val="24"/>
                      <w:lang w:val="en-US"/>
                    </w:rPr>
                  </w:rPrChange>
                </w:rPr>
                <w:t> </w:t>
              </w:r>
            </w:ins>
          </w:p>
        </w:tc>
        <w:tc>
          <w:tcPr>
            <w:tcW w:w="525" w:type="dxa"/>
            <w:gridSpan w:val="2"/>
            <w:tcBorders>
              <w:top w:val="nil"/>
              <w:left w:val="nil"/>
              <w:bottom w:val="single" w:sz="4" w:space="0" w:color="auto"/>
              <w:right w:val="single" w:sz="4" w:space="0" w:color="auto"/>
            </w:tcBorders>
            <w:shd w:val="clear" w:color="auto" w:fill="auto"/>
            <w:noWrap/>
            <w:vAlign w:val="bottom"/>
            <w:hideMark/>
            <w:tcPrChange w:id="952" w:author="Kamy Nz" w:date="2015-05-08T14:46:00Z">
              <w:tcPr>
                <w:tcW w:w="525" w:type="dxa"/>
                <w:gridSpan w:val="2"/>
                <w:tcBorders>
                  <w:top w:val="nil"/>
                  <w:left w:val="nil"/>
                  <w:bottom w:val="single" w:sz="4" w:space="0" w:color="auto"/>
                  <w:right w:val="single" w:sz="4" w:space="0" w:color="auto"/>
                </w:tcBorders>
                <w:shd w:val="clear" w:color="auto" w:fill="auto"/>
                <w:noWrap/>
                <w:vAlign w:val="bottom"/>
                <w:hideMark/>
              </w:tcPr>
            </w:tcPrChange>
          </w:tcPr>
          <w:p w14:paraId="0E04D17D" w14:textId="77777777" w:rsidR="00C67B4D" w:rsidRPr="00C67B4D" w:rsidRDefault="00C67B4D" w:rsidP="00C67B4D">
            <w:pPr>
              <w:keepNext/>
              <w:keepLines/>
              <w:spacing w:before="200" w:line="240" w:lineRule="auto"/>
              <w:outlineLvl w:val="7"/>
              <w:rPr>
                <w:ins w:id="953" w:author="Kamy Nz" w:date="2015-05-08T14:33:00Z"/>
                <w:rFonts w:ascii="Times New Roman" w:eastAsia="Times New Roman" w:hAnsi="Times New Roman" w:cs="Times New Roman"/>
                <w:szCs w:val="22"/>
                <w:lang w:val="en-US"/>
                <w:rPrChange w:id="954" w:author="Kamy Nz" w:date="2015-05-08T14:36:00Z">
                  <w:rPr>
                    <w:ins w:id="955" w:author="Kamy Nz" w:date="2015-05-08T14:33:00Z"/>
                    <w:rFonts w:ascii="Calibri" w:eastAsia="Times New Roman" w:hAnsi="Calibri" w:cs="Times New Roman"/>
                    <w:color w:val="404040" w:themeColor="text1" w:themeTint="BF"/>
                    <w:sz w:val="24"/>
                    <w:szCs w:val="24"/>
                    <w:lang w:val="en-US"/>
                  </w:rPr>
                </w:rPrChange>
              </w:rPr>
            </w:pPr>
            <w:ins w:id="956" w:author="Kamy Nz" w:date="2015-05-08T14:33:00Z">
              <w:r w:rsidRPr="00C67B4D">
                <w:rPr>
                  <w:rFonts w:ascii="Times New Roman" w:eastAsia="Times New Roman" w:hAnsi="Times New Roman" w:cs="Times New Roman"/>
                  <w:szCs w:val="22"/>
                  <w:lang w:val="en-US"/>
                  <w:rPrChange w:id="957" w:author="Kamy Nz" w:date="2015-05-08T14:36:00Z">
                    <w:rPr>
                      <w:rFonts w:ascii="Calibri" w:eastAsia="Times New Roman" w:hAnsi="Calibri" w:cs="Times New Roman"/>
                      <w:sz w:val="24"/>
                      <w:szCs w:val="24"/>
                      <w:lang w:val="en-US"/>
                    </w:rPr>
                  </w:rPrChange>
                </w:rPr>
                <w:t> </w:t>
              </w:r>
            </w:ins>
          </w:p>
        </w:tc>
      </w:tr>
      <w:tr w:rsidR="00C67B4D" w:rsidRPr="00C67B4D" w14:paraId="6FECAFD1" w14:textId="77777777" w:rsidTr="00C67B4D">
        <w:trPr>
          <w:trHeight w:val="300"/>
          <w:ins w:id="958" w:author="Kamy Nz" w:date="2015-05-08T14:33:00Z"/>
          <w:trPrChange w:id="959" w:author="Kamy Nz" w:date="2015-05-08T14:46:00Z">
            <w:trPr>
              <w:trHeight w:val="300"/>
            </w:trPr>
          </w:trPrChange>
        </w:trPr>
        <w:tc>
          <w:tcPr>
            <w:tcW w:w="3261" w:type="dxa"/>
            <w:tcBorders>
              <w:top w:val="nil"/>
              <w:left w:val="single" w:sz="4" w:space="0" w:color="auto"/>
              <w:bottom w:val="single" w:sz="4" w:space="0" w:color="auto"/>
              <w:right w:val="single" w:sz="4" w:space="0" w:color="auto"/>
            </w:tcBorders>
            <w:shd w:val="clear" w:color="auto" w:fill="auto"/>
            <w:noWrap/>
            <w:vAlign w:val="bottom"/>
            <w:hideMark/>
            <w:tcPrChange w:id="960" w:author="Kamy Nz" w:date="2015-05-08T14:46:00Z">
              <w:tcPr>
                <w:tcW w:w="3333"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6DDF7A3" w14:textId="77777777" w:rsidR="00C67B4D" w:rsidRPr="00C67B4D" w:rsidRDefault="00C67B4D">
            <w:pPr>
              <w:spacing w:line="240" w:lineRule="auto"/>
              <w:jc w:val="both"/>
              <w:rPr>
                <w:ins w:id="961" w:author="Kamy Nz" w:date="2015-05-08T14:33:00Z"/>
                <w:rFonts w:ascii="Times New Roman" w:eastAsia="Times New Roman" w:hAnsi="Times New Roman" w:cs="Times New Roman"/>
                <w:szCs w:val="22"/>
                <w:lang w:val="en-US"/>
                <w:rPrChange w:id="962" w:author="Kamy Nz" w:date="2015-05-08T14:36:00Z">
                  <w:rPr>
                    <w:ins w:id="963" w:author="Kamy Nz" w:date="2015-05-08T14:33:00Z"/>
                    <w:rFonts w:ascii="Calibri" w:eastAsia="Times New Roman" w:hAnsi="Calibri" w:cs="Times New Roman"/>
                    <w:sz w:val="24"/>
                    <w:szCs w:val="24"/>
                    <w:lang w:val="en-US"/>
                  </w:rPr>
                </w:rPrChange>
              </w:rPr>
              <w:pPrChange w:id="964" w:author="Kamy Nz" w:date="2015-05-08T14:46:00Z">
                <w:pPr>
                  <w:spacing w:line="240" w:lineRule="auto"/>
                </w:pPr>
              </w:pPrChange>
            </w:pPr>
            <w:ins w:id="965" w:author="Kamy Nz" w:date="2015-05-08T14:33:00Z">
              <w:r w:rsidRPr="00C67B4D">
                <w:rPr>
                  <w:rFonts w:ascii="Times New Roman" w:eastAsia="Times New Roman" w:hAnsi="Times New Roman" w:cs="Times New Roman"/>
                  <w:szCs w:val="22"/>
                  <w:lang w:val="en-US"/>
                  <w:rPrChange w:id="966" w:author="Kamy Nz" w:date="2015-05-08T14:36:00Z">
                    <w:rPr>
                      <w:rFonts w:ascii="Calibri" w:eastAsia="Times New Roman" w:hAnsi="Calibri" w:cs="Times New Roman"/>
                      <w:sz w:val="24"/>
                      <w:szCs w:val="24"/>
                      <w:lang w:val="en-US"/>
                    </w:rPr>
                  </w:rPrChange>
                </w:rPr>
                <w:t xml:space="preserve">6. </w:t>
              </w:r>
              <w:proofErr w:type="spellStart"/>
              <w:r w:rsidRPr="00C67B4D">
                <w:rPr>
                  <w:rFonts w:ascii="Times New Roman" w:eastAsia="Times New Roman" w:hAnsi="Times New Roman" w:cs="Times New Roman"/>
                  <w:szCs w:val="22"/>
                  <w:lang w:val="en-US"/>
                  <w:rPrChange w:id="967" w:author="Kamy Nz" w:date="2015-05-08T14:36:00Z">
                    <w:rPr>
                      <w:rFonts w:ascii="Calibri" w:eastAsia="Times New Roman" w:hAnsi="Calibri" w:cs="Times New Roman"/>
                      <w:sz w:val="24"/>
                      <w:szCs w:val="24"/>
                      <w:lang w:val="en-US"/>
                    </w:rPr>
                  </w:rPrChange>
                </w:rPr>
                <w:t>Analizar</w:t>
              </w:r>
              <w:proofErr w:type="spellEnd"/>
              <w:r w:rsidRPr="00C67B4D">
                <w:rPr>
                  <w:rFonts w:ascii="Times New Roman" w:eastAsia="Times New Roman" w:hAnsi="Times New Roman" w:cs="Times New Roman"/>
                  <w:szCs w:val="22"/>
                  <w:lang w:val="en-US"/>
                  <w:rPrChange w:id="968"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969" w:author="Kamy Nz" w:date="2015-05-08T14:36:00Z">
                    <w:rPr>
                      <w:rFonts w:ascii="Calibri" w:eastAsia="Times New Roman" w:hAnsi="Calibri" w:cs="Times New Roman"/>
                      <w:sz w:val="24"/>
                      <w:szCs w:val="24"/>
                      <w:lang w:val="en-US"/>
                    </w:rPr>
                  </w:rPrChange>
                </w:rPr>
                <w:t>las</w:t>
              </w:r>
              <w:proofErr w:type="spellEnd"/>
              <w:r w:rsidRPr="00C67B4D">
                <w:rPr>
                  <w:rFonts w:ascii="Times New Roman" w:eastAsia="Times New Roman" w:hAnsi="Times New Roman" w:cs="Times New Roman"/>
                  <w:szCs w:val="22"/>
                  <w:lang w:val="en-US"/>
                  <w:rPrChange w:id="970"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971" w:author="Kamy Nz" w:date="2015-05-08T14:36:00Z">
                    <w:rPr>
                      <w:rFonts w:ascii="Calibri" w:eastAsia="Times New Roman" w:hAnsi="Calibri" w:cs="Times New Roman"/>
                      <w:sz w:val="24"/>
                      <w:szCs w:val="24"/>
                      <w:lang w:val="en-US"/>
                    </w:rPr>
                  </w:rPrChange>
                </w:rPr>
                <w:t>condiciones</w:t>
              </w:r>
              <w:proofErr w:type="spellEnd"/>
              <w:r w:rsidRPr="00C67B4D">
                <w:rPr>
                  <w:rFonts w:ascii="Times New Roman" w:eastAsia="Times New Roman" w:hAnsi="Times New Roman" w:cs="Times New Roman"/>
                  <w:szCs w:val="22"/>
                  <w:lang w:val="en-US"/>
                  <w:rPrChange w:id="972" w:author="Kamy Nz" w:date="2015-05-08T14:36:00Z">
                    <w:rPr>
                      <w:rFonts w:ascii="Calibri" w:eastAsia="Times New Roman" w:hAnsi="Calibri" w:cs="Times New Roman"/>
                      <w:sz w:val="24"/>
                      <w:szCs w:val="24"/>
                      <w:lang w:val="en-US"/>
                    </w:rPr>
                  </w:rPrChange>
                </w:rPr>
                <w:t xml:space="preserve"> de los </w:t>
              </w:r>
              <w:proofErr w:type="spellStart"/>
              <w:r w:rsidRPr="00C67B4D">
                <w:rPr>
                  <w:rFonts w:ascii="Times New Roman" w:eastAsia="Times New Roman" w:hAnsi="Times New Roman" w:cs="Times New Roman"/>
                  <w:szCs w:val="22"/>
                  <w:lang w:val="en-US"/>
                  <w:rPrChange w:id="973" w:author="Kamy Nz" w:date="2015-05-08T14:36:00Z">
                    <w:rPr>
                      <w:rFonts w:ascii="Calibri" w:eastAsia="Times New Roman" w:hAnsi="Calibri" w:cs="Times New Roman"/>
                      <w:sz w:val="24"/>
                      <w:szCs w:val="24"/>
                      <w:lang w:val="en-US"/>
                    </w:rPr>
                  </w:rPrChange>
                </w:rPr>
                <w:t>datos</w:t>
              </w:r>
              <w:proofErr w:type="spellEnd"/>
              <w:r w:rsidRPr="00C67B4D">
                <w:rPr>
                  <w:rFonts w:ascii="Times New Roman" w:eastAsia="Times New Roman" w:hAnsi="Times New Roman" w:cs="Times New Roman"/>
                  <w:szCs w:val="22"/>
                  <w:lang w:val="en-US"/>
                  <w:rPrChange w:id="974" w:author="Kamy Nz" w:date="2015-05-08T14:36:00Z">
                    <w:rPr>
                      <w:rFonts w:ascii="Calibri" w:eastAsia="Times New Roman" w:hAnsi="Calibri" w:cs="Times New Roman"/>
                      <w:sz w:val="24"/>
                      <w:szCs w:val="24"/>
                      <w:lang w:val="en-US"/>
                    </w:rPr>
                  </w:rPrChange>
                </w:rPr>
                <w:t xml:space="preserve"> de </w:t>
              </w:r>
              <w:proofErr w:type="spellStart"/>
              <w:r w:rsidRPr="00C67B4D">
                <w:rPr>
                  <w:rFonts w:ascii="Times New Roman" w:eastAsia="Times New Roman" w:hAnsi="Times New Roman" w:cs="Times New Roman"/>
                  <w:szCs w:val="22"/>
                  <w:lang w:val="en-US"/>
                  <w:rPrChange w:id="975" w:author="Kamy Nz" w:date="2015-05-08T14:36:00Z">
                    <w:rPr>
                      <w:rFonts w:ascii="Calibri" w:eastAsia="Times New Roman" w:hAnsi="Calibri" w:cs="Times New Roman"/>
                      <w:sz w:val="24"/>
                      <w:szCs w:val="24"/>
                      <w:lang w:val="en-US"/>
                    </w:rPr>
                  </w:rPrChange>
                </w:rPr>
                <w:t>entrada</w:t>
              </w:r>
              <w:proofErr w:type="spellEnd"/>
              <w:r w:rsidRPr="00C67B4D">
                <w:rPr>
                  <w:rFonts w:ascii="Times New Roman" w:eastAsia="Times New Roman" w:hAnsi="Times New Roman" w:cs="Times New Roman"/>
                  <w:szCs w:val="22"/>
                  <w:lang w:val="en-US"/>
                  <w:rPrChange w:id="976" w:author="Kamy Nz" w:date="2015-05-08T14:36:00Z">
                    <w:rPr>
                      <w:rFonts w:ascii="Calibri" w:eastAsia="Times New Roman" w:hAnsi="Calibri" w:cs="Times New Roman"/>
                      <w:sz w:val="24"/>
                      <w:szCs w:val="24"/>
                      <w:lang w:val="en-US"/>
                    </w:rPr>
                  </w:rPrChange>
                </w:rPr>
                <w:t xml:space="preserve"> del cluster analysis (i.e. </w:t>
              </w:r>
              <w:proofErr w:type="spellStart"/>
              <w:r w:rsidRPr="00C67B4D">
                <w:rPr>
                  <w:rFonts w:ascii="Times New Roman" w:eastAsia="Times New Roman" w:hAnsi="Times New Roman" w:cs="Times New Roman"/>
                  <w:szCs w:val="22"/>
                  <w:lang w:val="en-US"/>
                  <w:rPrChange w:id="977" w:author="Kamy Nz" w:date="2015-05-08T14:36:00Z">
                    <w:rPr>
                      <w:rFonts w:ascii="Calibri" w:eastAsia="Times New Roman" w:hAnsi="Calibri" w:cs="Times New Roman"/>
                      <w:sz w:val="24"/>
                      <w:szCs w:val="24"/>
                      <w:lang w:val="en-US"/>
                    </w:rPr>
                  </w:rPrChange>
                </w:rPr>
                <w:t>implementar</w:t>
              </w:r>
              <w:proofErr w:type="spellEnd"/>
              <w:r w:rsidRPr="00C67B4D">
                <w:rPr>
                  <w:rFonts w:ascii="Times New Roman" w:eastAsia="Times New Roman" w:hAnsi="Times New Roman" w:cs="Times New Roman"/>
                  <w:szCs w:val="22"/>
                  <w:lang w:val="en-US"/>
                  <w:rPrChange w:id="978" w:author="Kamy Nz" w:date="2015-05-08T14:36:00Z">
                    <w:rPr>
                      <w:rFonts w:ascii="Calibri" w:eastAsia="Times New Roman" w:hAnsi="Calibri" w:cs="Times New Roman"/>
                      <w:sz w:val="24"/>
                      <w:szCs w:val="24"/>
                      <w:lang w:val="en-US"/>
                    </w:rPr>
                  </w:rPrChange>
                </w:rPr>
                <w:t xml:space="preserve"> data transformation </w:t>
              </w:r>
              <w:proofErr w:type="spellStart"/>
              <w:r w:rsidRPr="00C67B4D">
                <w:rPr>
                  <w:rFonts w:ascii="Times New Roman" w:eastAsia="Times New Roman" w:hAnsi="Times New Roman" w:cs="Times New Roman"/>
                  <w:szCs w:val="22"/>
                  <w:lang w:val="en-US"/>
                  <w:rPrChange w:id="979" w:author="Kamy Nz" w:date="2015-05-08T14:36:00Z">
                    <w:rPr>
                      <w:rFonts w:ascii="Calibri" w:eastAsia="Times New Roman" w:hAnsi="Calibri" w:cs="Times New Roman"/>
                      <w:sz w:val="24"/>
                      <w:szCs w:val="24"/>
                      <w:lang w:val="en-US"/>
                    </w:rPr>
                  </w:rPrChange>
                </w:rPr>
                <w:t>si</w:t>
              </w:r>
              <w:proofErr w:type="spellEnd"/>
              <w:r w:rsidRPr="00C67B4D">
                <w:rPr>
                  <w:rFonts w:ascii="Times New Roman" w:eastAsia="Times New Roman" w:hAnsi="Times New Roman" w:cs="Times New Roman"/>
                  <w:szCs w:val="22"/>
                  <w:lang w:val="en-US"/>
                  <w:rPrChange w:id="980"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981" w:author="Kamy Nz" w:date="2015-05-08T14:36:00Z">
                    <w:rPr>
                      <w:rFonts w:ascii="Calibri" w:eastAsia="Times New Roman" w:hAnsi="Calibri" w:cs="Times New Roman"/>
                      <w:sz w:val="24"/>
                      <w:szCs w:val="24"/>
                      <w:lang w:val="en-US"/>
                    </w:rPr>
                  </w:rPrChange>
                </w:rPr>
                <w:t>es</w:t>
              </w:r>
              <w:proofErr w:type="spellEnd"/>
              <w:r w:rsidRPr="00C67B4D">
                <w:rPr>
                  <w:rFonts w:ascii="Times New Roman" w:eastAsia="Times New Roman" w:hAnsi="Times New Roman" w:cs="Times New Roman"/>
                  <w:szCs w:val="22"/>
                  <w:lang w:val="en-US"/>
                  <w:rPrChange w:id="982"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983" w:author="Kamy Nz" w:date="2015-05-08T14:36:00Z">
                    <w:rPr>
                      <w:rFonts w:ascii="Calibri" w:eastAsia="Times New Roman" w:hAnsi="Calibri" w:cs="Times New Roman"/>
                      <w:sz w:val="24"/>
                      <w:szCs w:val="24"/>
                      <w:lang w:val="en-US"/>
                    </w:rPr>
                  </w:rPrChange>
                </w:rPr>
                <w:t>necesario</w:t>
              </w:r>
              <w:proofErr w:type="spellEnd"/>
              <w:r w:rsidRPr="00C67B4D">
                <w:rPr>
                  <w:rFonts w:ascii="Times New Roman" w:eastAsia="Times New Roman" w:hAnsi="Times New Roman" w:cs="Times New Roman"/>
                  <w:szCs w:val="22"/>
                  <w:lang w:val="en-US"/>
                  <w:rPrChange w:id="984" w:author="Kamy Nz" w:date="2015-05-08T14:36:00Z">
                    <w:rPr>
                      <w:rFonts w:ascii="Calibri" w:eastAsia="Times New Roman" w:hAnsi="Calibri" w:cs="Times New Roman"/>
                      <w:sz w:val="24"/>
                      <w:szCs w:val="24"/>
                      <w:lang w:val="en-US"/>
                    </w:rPr>
                  </w:rPrChange>
                </w:rPr>
                <w:t>)</w:t>
              </w:r>
            </w:ins>
          </w:p>
        </w:tc>
        <w:tc>
          <w:tcPr>
            <w:tcW w:w="567" w:type="dxa"/>
            <w:tcBorders>
              <w:top w:val="nil"/>
              <w:left w:val="nil"/>
              <w:bottom w:val="single" w:sz="4" w:space="0" w:color="auto"/>
              <w:right w:val="single" w:sz="4" w:space="0" w:color="auto"/>
            </w:tcBorders>
            <w:shd w:val="clear" w:color="auto" w:fill="auto"/>
            <w:noWrap/>
            <w:vAlign w:val="bottom"/>
            <w:hideMark/>
            <w:tcPrChange w:id="985" w:author="Kamy Nz" w:date="2015-05-08T14:46:00Z">
              <w:tcPr>
                <w:tcW w:w="495" w:type="dxa"/>
                <w:gridSpan w:val="2"/>
                <w:tcBorders>
                  <w:top w:val="nil"/>
                  <w:left w:val="nil"/>
                  <w:bottom w:val="single" w:sz="4" w:space="0" w:color="auto"/>
                  <w:right w:val="single" w:sz="4" w:space="0" w:color="auto"/>
                </w:tcBorders>
                <w:shd w:val="clear" w:color="auto" w:fill="auto"/>
                <w:noWrap/>
                <w:vAlign w:val="bottom"/>
                <w:hideMark/>
              </w:tcPr>
            </w:tcPrChange>
          </w:tcPr>
          <w:p w14:paraId="1C72092D" w14:textId="77777777" w:rsidR="00C67B4D" w:rsidRPr="00C67B4D" w:rsidRDefault="00C67B4D" w:rsidP="00C67B4D">
            <w:pPr>
              <w:keepNext/>
              <w:keepLines/>
              <w:spacing w:before="200" w:line="240" w:lineRule="auto"/>
              <w:outlineLvl w:val="7"/>
              <w:rPr>
                <w:ins w:id="986" w:author="Kamy Nz" w:date="2015-05-08T14:33:00Z"/>
                <w:rFonts w:ascii="Times New Roman" w:eastAsia="Times New Roman" w:hAnsi="Times New Roman" w:cs="Times New Roman"/>
                <w:szCs w:val="22"/>
                <w:lang w:val="en-US"/>
                <w:rPrChange w:id="987" w:author="Kamy Nz" w:date="2015-05-08T14:36:00Z">
                  <w:rPr>
                    <w:ins w:id="988" w:author="Kamy Nz" w:date="2015-05-08T14:33:00Z"/>
                    <w:rFonts w:ascii="Calibri" w:eastAsia="Times New Roman" w:hAnsi="Calibri" w:cs="Times New Roman"/>
                    <w:color w:val="404040" w:themeColor="text1" w:themeTint="BF"/>
                    <w:sz w:val="24"/>
                    <w:szCs w:val="24"/>
                    <w:lang w:val="en-US"/>
                  </w:rPr>
                </w:rPrChange>
              </w:rPr>
            </w:pPr>
            <w:ins w:id="989" w:author="Kamy Nz" w:date="2015-05-08T14:33:00Z">
              <w:r w:rsidRPr="00C67B4D">
                <w:rPr>
                  <w:rFonts w:ascii="Times New Roman" w:eastAsia="Times New Roman" w:hAnsi="Times New Roman" w:cs="Times New Roman"/>
                  <w:szCs w:val="22"/>
                  <w:lang w:val="en-US"/>
                  <w:rPrChange w:id="990" w:author="Kamy Nz" w:date="2015-05-08T14:36:00Z">
                    <w:rPr>
                      <w:rFonts w:ascii="Calibri" w:eastAsia="Times New Roman" w:hAnsi="Calibri" w:cs="Times New Roman"/>
                      <w:sz w:val="24"/>
                      <w:szCs w:val="24"/>
                      <w:lang w:val="en-US"/>
                    </w:rPr>
                  </w:rPrChange>
                </w:rPr>
                <w:t> </w:t>
              </w:r>
            </w:ins>
          </w:p>
        </w:tc>
        <w:tc>
          <w:tcPr>
            <w:tcW w:w="425" w:type="dxa"/>
            <w:tcBorders>
              <w:top w:val="nil"/>
              <w:left w:val="nil"/>
              <w:bottom w:val="single" w:sz="4" w:space="0" w:color="auto"/>
              <w:right w:val="single" w:sz="4" w:space="0" w:color="auto"/>
            </w:tcBorders>
            <w:shd w:val="clear" w:color="auto" w:fill="auto"/>
            <w:noWrap/>
            <w:vAlign w:val="bottom"/>
            <w:hideMark/>
            <w:tcPrChange w:id="991" w:author="Kamy Nz" w:date="2015-05-08T14:46:00Z">
              <w:tcPr>
                <w:tcW w:w="236" w:type="dxa"/>
                <w:tcBorders>
                  <w:top w:val="nil"/>
                  <w:left w:val="nil"/>
                  <w:bottom w:val="single" w:sz="4" w:space="0" w:color="auto"/>
                  <w:right w:val="single" w:sz="4" w:space="0" w:color="auto"/>
                </w:tcBorders>
                <w:shd w:val="clear" w:color="auto" w:fill="auto"/>
                <w:noWrap/>
                <w:vAlign w:val="bottom"/>
                <w:hideMark/>
              </w:tcPr>
            </w:tcPrChange>
          </w:tcPr>
          <w:p w14:paraId="5DD6B878" w14:textId="77777777" w:rsidR="00C67B4D" w:rsidRPr="00C67B4D" w:rsidRDefault="00C67B4D" w:rsidP="00C67B4D">
            <w:pPr>
              <w:keepNext/>
              <w:keepLines/>
              <w:spacing w:before="200" w:line="240" w:lineRule="auto"/>
              <w:outlineLvl w:val="7"/>
              <w:rPr>
                <w:ins w:id="992" w:author="Kamy Nz" w:date="2015-05-08T14:33:00Z"/>
                <w:rFonts w:ascii="Times New Roman" w:eastAsia="Times New Roman" w:hAnsi="Times New Roman" w:cs="Times New Roman"/>
                <w:szCs w:val="22"/>
                <w:lang w:val="en-US"/>
                <w:rPrChange w:id="993" w:author="Kamy Nz" w:date="2015-05-08T14:36:00Z">
                  <w:rPr>
                    <w:ins w:id="994" w:author="Kamy Nz" w:date="2015-05-08T14:33:00Z"/>
                    <w:rFonts w:ascii="Calibri" w:eastAsia="Times New Roman" w:hAnsi="Calibri" w:cs="Times New Roman"/>
                    <w:color w:val="404040" w:themeColor="text1" w:themeTint="BF"/>
                    <w:sz w:val="24"/>
                    <w:szCs w:val="24"/>
                    <w:lang w:val="en-US"/>
                  </w:rPr>
                </w:rPrChange>
              </w:rPr>
            </w:pPr>
            <w:ins w:id="995" w:author="Kamy Nz" w:date="2015-05-08T14:33:00Z">
              <w:r w:rsidRPr="00C67B4D">
                <w:rPr>
                  <w:rFonts w:ascii="Times New Roman" w:eastAsia="Times New Roman" w:hAnsi="Times New Roman" w:cs="Times New Roman"/>
                  <w:szCs w:val="22"/>
                  <w:lang w:val="en-US"/>
                  <w:rPrChange w:id="996" w:author="Kamy Nz" w:date="2015-05-08T14:36:00Z">
                    <w:rPr>
                      <w:rFonts w:ascii="Calibri" w:eastAsia="Times New Roman" w:hAnsi="Calibri" w:cs="Times New Roman"/>
                      <w:sz w:val="24"/>
                      <w:szCs w:val="24"/>
                      <w:lang w:val="en-US"/>
                    </w:rPr>
                  </w:rPrChange>
                </w:rPr>
                <w:t> </w:t>
              </w:r>
            </w:ins>
          </w:p>
        </w:tc>
        <w:tc>
          <w:tcPr>
            <w:tcW w:w="337" w:type="dxa"/>
            <w:tcBorders>
              <w:top w:val="nil"/>
              <w:left w:val="nil"/>
              <w:bottom w:val="single" w:sz="4" w:space="0" w:color="auto"/>
              <w:right w:val="single" w:sz="4" w:space="0" w:color="auto"/>
            </w:tcBorders>
            <w:shd w:val="clear" w:color="auto" w:fill="auto"/>
            <w:noWrap/>
            <w:vAlign w:val="bottom"/>
            <w:hideMark/>
            <w:tcPrChange w:id="997" w:author="Kamy Nz" w:date="2015-05-08T14:46:00Z">
              <w:tcPr>
                <w:tcW w:w="526" w:type="dxa"/>
                <w:gridSpan w:val="2"/>
                <w:tcBorders>
                  <w:top w:val="nil"/>
                  <w:left w:val="nil"/>
                  <w:bottom w:val="single" w:sz="4" w:space="0" w:color="auto"/>
                  <w:right w:val="single" w:sz="4" w:space="0" w:color="auto"/>
                </w:tcBorders>
                <w:shd w:val="clear" w:color="auto" w:fill="auto"/>
                <w:noWrap/>
                <w:vAlign w:val="bottom"/>
                <w:hideMark/>
              </w:tcPr>
            </w:tcPrChange>
          </w:tcPr>
          <w:p w14:paraId="116FCB7B" w14:textId="77777777" w:rsidR="00C67B4D" w:rsidRPr="00C67B4D" w:rsidRDefault="00C67B4D" w:rsidP="00C67B4D">
            <w:pPr>
              <w:keepNext/>
              <w:keepLines/>
              <w:spacing w:before="200" w:line="240" w:lineRule="auto"/>
              <w:outlineLvl w:val="7"/>
              <w:rPr>
                <w:ins w:id="998" w:author="Kamy Nz" w:date="2015-05-08T14:33:00Z"/>
                <w:rFonts w:ascii="Times New Roman" w:eastAsia="Times New Roman" w:hAnsi="Times New Roman" w:cs="Times New Roman"/>
                <w:szCs w:val="22"/>
                <w:lang w:val="en-US"/>
                <w:rPrChange w:id="999" w:author="Kamy Nz" w:date="2015-05-08T14:36:00Z">
                  <w:rPr>
                    <w:ins w:id="1000" w:author="Kamy Nz" w:date="2015-05-08T14:33:00Z"/>
                    <w:rFonts w:ascii="Calibri" w:eastAsia="Times New Roman" w:hAnsi="Calibri" w:cs="Times New Roman"/>
                    <w:color w:val="404040" w:themeColor="text1" w:themeTint="BF"/>
                    <w:sz w:val="24"/>
                    <w:szCs w:val="24"/>
                    <w:lang w:val="en-US"/>
                  </w:rPr>
                </w:rPrChange>
              </w:rPr>
            </w:pPr>
            <w:ins w:id="1001" w:author="Kamy Nz" w:date="2015-05-08T14:33:00Z">
              <w:r w:rsidRPr="00C67B4D">
                <w:rPr>
                  <w:rFonts w:ascii="Times New Roman" w:eastAsia="Times New Roman" w:hAnsi="Times New Roman" w:cs="Times New Roman"/>
                  <w:szCs w:val="22"/>
                  <w:lang w:val="en-US"/>
                  <w:rPrChange w:id="1002" w:author="Kamy Nz" w:date="2015-05-08T14:36:00Z">
                    <w:rPr>
                      <w:rFonts w:ascii="Calibri" w:eastAsia="Times New Roman" w:hAnsi="Calibri" w:cs="Times New Roman"/>
                      <w:sz w:val="24"/>
                      <w:szCs w:val="24"/>
                      <w:lang w:val="en-US"/>
                    </w:rPr>
                  </w:rPrChange>
                </w:rPr>
                <w:t> </w:t>
              </w:r>
            </w:ins>
          </w:p>
        </w:tc>
        <w:tc>
          <w:tcPr>
            <w:tcW w:w="419" w:type="dxa"/>
            <w:tcBorders>
              <w:top w:val="nil"/>
              <w:left w:val="nil"/>
              <w:bottom w:val="single" w:sz="4" w:space="0" w:color="auto"/>
              <w:right w:val="single" w:sz="4" w:space="0" w:color="auto"/>
            </w:tcBorders>
            <w:shd w:val="clear" w:color="auto" w:fill="auto"/>
            <w:noWrap/>
            <w:vAlign w:val="bottom"/>
            <w:hideMark/>
            <w:tcPrChange w:id="1003" w:author="Kamy Nz" w:date="2015-05-08T14:46:00Z">
              <w:tcPr>
                <w:tcW w:w="419" w:type="dxa"/>
                <w:tcBorders>
                  <w:top w:val="nil"/>
                  <w:left w:val="nil"/>
                  <w:bottom w:val="single" w:sz="4" w:space="0" w:color="auto"/>
                  <w:right w:val="single" w:sz="4" w:space="0" w:color="auto"/>
                </w:tcBorders>
                <w:shd w:val="clear" w:color="auto" w:fill="auto"/>
                <w:noWrap/>
                <w:vAlign w:val="bottom"/>
                <w:hideMark/>
              </w:tcPr>
            </w:tcPrChange>
          </w:tcPr>
          <w:p w14:paraId="08DDF924" w14:textId="77777777" w:rsidR="00C67B4D" w:rsidRPr="00C67B4D" w:rsidRDefault="00C67B4D" w:rsidP="00C67B4D">
            <w:pPr>
              <w:keepNext/>
              <w:keepLines/>
              <w:spacing w:before="200" w:line="240" w:lineRule="auto"/>
              <w:outlineLvl w:val="7"/>
              <w:rPr>
                <w:ins w:id="1004" w:author="Kamy Nz" w:date="2015-05-08T14:33:00Z"/>
                <w:rFonts w:ascii="Times New Roman" w:eastAsia="Times New Roman" w:hAnsi="Times New Roman" w:cs="Times New Roman"/>
                <w:szCs w:val="22"/>
                <w:lang w:val="en-US"/>
                <w:rPrChange w:id="1005" w:author="Kamy Nz" w:date="2015-05-08T14:36:00Z">
                  <w:rPr>
                    <w:ins w:id="1006" w:author="Kamy Nz" w:date="2015-05-08T14:33:00Z"/>
                    <w:rFonts w:ascii="Calibri" w:eastAsia="Times New Roman" w:hAnsi="Calibri" w:cs="Times New Roman"/>
                    <w:color w:val="404040" w:themeColor="text1" w:themeTint="BF"/>
                    <w:sz w:val="24"/>
                    <w:szCs w:val="24"/>
                    <w:lang w:val="en-US"/>
                  </w:rPr>
                </w:rPrChange>
              </w:rPr>
            </w:pPr>
            <w:ins w:id="1007" w:author="Kamy Nz" w:date="2015-05-08T14:33:00Z">
              <w:r w:rsidRPr="00C67B4D">
                <w:rPr>
                  <w:rFonts w:ascii="Times New Roman" w:eastAsia="Times New Roman" w:hAnsi="Times New Roman" w:cs="Times New Roman"/>
                  <w:szCs w:val="22"/>
                  <w:lang w:val="en-US"/>
                  <w:rPrChange w:id="1008" w:author="Kamy Nz" w:date="2015-05-08T14:36:00Z">
                    <w:rPr>
                      <w:rFonts w:ascii="Calibri" w:eastAsia="Times New Roman" w:hAnsi="Calibri" w:cs="Times New Roman"/>
                      <w:sz w:val="24"/>
                      <w:szCs w:val="24"/>
                      <w:lang w:val="en-US"/>
                    </w:rPr>
                  </w:rPrChange>
                </w:rPr>
                <w:t> </w:t>
              </w:r>
            </w:ins>
          </w:p>
        </w:tc>
        <w:tc>
          <w:tcPr>
            <w:tcW w:w="378" w:type="dxa"/>
            <w:tcBorders>
              <w:top w:val="nil"/>
              <w:left w:val="nil"/>
              <w:bottom w:val="single" w:sz="4" w:space="0" w:color="auto"/>
              <w:right w:val="single" w:sz="4" w:space="0" w:color="auto"/>
            </w:tcBorders>
            <w:shd w:val="clear" w:color="auto" w:fill="auto"/>
            <w:noWrap/>
            <w:vAlign w:val="bottom"/>
            <w:hideMark/>
            <w:tcPrChange w:id="1009" w:author="Kamy Nz" w:date="2015-05-08T14:46:00Z">
              <w:tcPr>
                <w:tcW w:w="419" w:type="dxa"/>
                <w:gridSpan w:val="2"/>
                <w:tcBorders>
                  <w:top w:val="nil"/>
                  <w:left w:val="nil"/>
                  <w:bottom w:val="single" w:sz="4" w:space="0" w:color="auto"/>
                  <w:right w:val="single" w:sz="4" w:space="0" w:color="auto"/>
                </w:tcBorders>
                <w:shd w:val="clear" w:color="auto" w:fill="auto"/>
                <w:noWrap/>
                <w:vAlign w:val="bottom"/>
                <w:hideMark/>
              </w:tcPr>
            </w:tcPrChange>
          </w:tcPr>
          <w:p w14:paraId="46AB8A2F" w14:textId="77777777" w:rsidR="00C67B4D" w:rsidRPr="00C67B4D" w:rsidRDefault="00C67B4D" w:rsidP="00C67B4D">
            <w:pPr>
              <w:keepNext/>
              <w:keepLines/>
              <w:spacing w:before="200" w:line="240" w:lineRule="auto"/>
              <w:outlineLvl w:val="7"/>
              <w:rPr>
                <w:ins w:id="1010" w:author="Kamy Nz" w:date="2015-05-08T14:33:00Z"/>
                <w:rFonts w:ascii="Times New Roman" w:eastAsia="Times New Roman" w:hAnsi="Times New Roman" w:cs="Times New Roman"/>
                <w:szCs w:val="22"/>
                <w:lang w:val="en-US"/>
                <w:rPrChange w:id="1011" w:author="Kamy Nz" w:date="2015-05-08T14:36:00Z">
                  <w:rPr>
                    <w:ins w:id="1012" w:author="Kamy Nz" w:date="2015-05-08T14:33:00Z"/>
                    <w:rFonts w:ascii="Calibri" w:eastAsia="Times New Roman" w:hAnsi="Calibri" w:cs="Times New Roman"/>
                    <w:color w:val="404040" w:themeColor="text1" w:themeTint="BF"/>
                    <w:sz w:val="24"/>
                    <w:szCs w:val="24"/>
                    <w:lang w:val="en-US"/>
                  </w:rPr>
                </w:rPrChange>
              </w:rPr>
            </w:pPr>
            <w:ins w:id="1013" w:author="Kamy Nz" w:date="2015-05-08T14:33:00Z">
              <w:r w:rsidRPr="00C67B4D">
                <w:rPr>
                  <w:rFonts w:ascii="Times New Roman" w:eastAsia="Times New Roman" w:hAnsi="Times New Roman" w:cs="Times New Roman"/>
                  <w:szCs w:val="22"/>
                  <w:lang w:val="en-US"/>
                  <w:rPrChange w:id="1014" w:author="Kamy Nz" w:date="2015-05-08T14:36:00Z">
                    <w:rPr>
                      <w:rFonts w:ascii="Calibri" w:eastAsia="Times New Roman" w:hAnsi="Calibri" w:cs="Times New Roman"/>
                      <w:sz w:val="24"/>
                      <w:szCs w:val="24"/>
                      <w:lang w:val="en-US"/>
                    </w:rPr>
                  </w:rPrChange>
                </w:rPr>
                <w:t> </w:t>
              </w:r>
            </w:ins>
          </w:p>
        </w:tc>
        <w:tc>
          <w:tcPr>
            <w:tcW w:w="379" w:type="dxa"/>
            <w:tcBorders>
              <w:top w:val="nil"/>
              <w:left w:val="nil"/>
              <w:bottom w:val="single" w:sz="4" w:space="0" w:color="auto"/>
              <w:right w:val="single" w:sz="4" w:space="0" w:color="auto"/>
            </w:tcBorders>
            <w:shd w:val="clear" w:color="auto" w:fill="auto"/>
            <w:noWrap/>
            <w:vAlign w:val="bottom"/>
            <w:hideMark/>
            <w:tcPrChange w:id="1015"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3DE0F814" w14:textId="77777777" w:rsidR="00C67B4D" w:rsidRPr="00C67B4D" w:rsidRDefault="00C67B4D" w:rsidP="00C67B4D">
            <w:pPr>
              <w:keepNext/>
              <w:keepLines/>
              <w:spacing w:before="200" w:line="240" w:lineRule="auto"/>
              <w:outlineLvl w:val="7"/>
              <w:rPr>
                <w:ins w:id="1016" w:author="Kamy Nz" w:date="2015-05-08T14:33:00Z"/>
                <w:rFonts w:ascii="Times New Roman" w:eastAsia="Times New Roman" w:hAnsi="Times New Roman" w:cs="Times New Roman"/>
                <w:szCs w:val="22"/>
                <w:lang w:val="en-US"/>
                <w:rPrChange w:id="1017" w:author="Kamy Nz" w:date="2015-05-08T14:36:00Z">
                  <w:rPr>
                    <w:ins w:id="1018" w:author="Kamy Nz" w:date="2015-05-08T14:33:00Z"/>
                    <w:rFonts w:ascii="Calibri" w:eastAsia="Times New Roman" w:hAnsi="Calibri" w:cs="Times New Roman"/>
                    <w:color w:val="404040" w:themeColor="text1" w:themeTint="BF"/>
                    <w:sz w:val="24"/>
                    <w:szCs w:val="24"/>
                    <w:lang w:val="en-US"/>
                  </w:rPr>
                </w:rPrChange>
              </w:rPr>
            </w:pPr>
            <w:ins w:id="1019" w:author="Kamy Nz" w:date="2015-05-08T14:33:00Z">
              <w:r w:rsidRPr="00C67B4D">
                <w:rPr>
                  <w:rFonts w:ascii="Times New Roman" w:eastAsia="Times New Roman" w:hAnsi="Times New Roman" w:cs="Times New Roman"/>
                  <w:szCs w:val="22"/>
                  <w:lang w:val="en-US"/>
                  <w:rPrChange w:id="1020"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1021"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7A99EA48" w14:textId="77777777" w:rsidR="00C67B4D" w:rsidRPr="00C67B4D" w:rsidRDefault="00C67B4D" w:rsidP="00C67B4D">
            <w:pPr>
              <w:keepNext/>
              <w:keepLines/>
              <w:spacing w:before="200" w:line="240" w:lineRule="auto"/>
              <w:outlineLvl w:val="7"/>
              <w:rPr>
                <w:ins w:id="1022" w:author="Kamy Nz" w:date="2015-05-08T14:33:00Z"/>
                <w:rFonts w:ascii="Times New Roman" w:eastAsia="Times New Roman" w:hAnsi="Times New Roman" w:cs="Times New Roman"/>
                <w:szCs w:val="22"/>
                <w:lang w:val="en-US"/>
                <w:rPrChange w:id="1023" w:author="Kamy Nz" w:date="2015-05-08T14:36:00Z">
                  <w:rPr>
                    <w:ins w:id="1024" w:author="Kamy Nz" w:date="2015-05-08T14:33:00Z"/>
                    <w:rFonts w:ascii="Calibri" w:eastAsia="Times New Roman" w:hAnsi="Calibri" w:cs="Times New Roman"/>
                    <w:color w:val="404040" w:themeColor="text1" w:themeTint="BF"/>
                    <w:sz w:val="24"/>
                    <w:szCs w:val="24"/>
                    <w:lang w:val="en-US"/>
                  </w:rPr>
                </w:rPrChange>
              </w:rPr>
            </w:pPr>
            <w:ins w:id="1025" w:author="Kamy Nz" w:date="2015-05-08T14:33:00Z">
              <w:r w:rsidRPr="00C67B4D">
                <w:rPr>
                  <w:rFonts w:ascii="Times New Roman" w:eastAsia="Times New Roman" w:hAnsi="Times New Roman" w:cs="Times New Roman"/>
                  <w:szCs w:val="22"/>
                  <w:lang w:val="en-US"/>
                  <w:rPrChange w:id="1026"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1027"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7DBDD63F" w14:textId="77777777" w:rsidR="00C67B4D" w:rsidRPr="00C67B4D" w:rsidRDefault="00C67B4D" w:rsidP="00C67B4D">
            <w:pPr>
              <w:spacing w:line="240" w:lineRule="auto"/>
              <w:rPr>
                <w:ins w:id="1028" w:author="Kamy Nz" w:date="2015-05-08T14:33:00Z"/>
                <w:rFonts w:ascii="Times New Roman" w:eastAsia="Times New Roman" w:hAnsi="Times New Roman" w:cs="Times New Roman"/>
                <w:szCs w:val="22"/>
                <w:lang w:val="en-US"/>
                <w:rPrChange w:id="1029" w:author="Kamy Nz" w:date="2015-05-08T14:36:00Z">
                  <w:rPr>
                    <w:ins w:id="1030" w:author="Kamy Nz" w:date="2015-05-08T14:33:00Z"/>
                    <w:rFonts w:ascii="Calibri" w:eastAsia="Times New Roman" w:hAnsi="Calibri" w:cs="Times New Roman"/>
                    <w:sz w:val="24"/>
                    <w:szCs w:val="24"/>
                    <w:lang w:val="en-US"/>
                  </w:rPr>
                </w:rPrChange>
              </w:rPr>
            </w:pPr>
            <w:ins w:id="1031" w:author="Kamy Nz" w:date="2015-05-08T14:33:00Z">
              <w:r w:rsidRPr="00C67B4D">
                <w:rPr>
                  <w:rFonts w:ascii="Times New Roman" w:eastAsia="Times New Roman" w:hAnsi="Times New Roman" w:cs="Times New Roman"/>
                  <w:szCs w:val="22"/>
                  <w:lang w:val="en-US"/>
                  <w:rPrChange w:id="1032" w:author="Kamy Nz" w:date="2015-05-08T14:36:00Z">
                    <w:rPr>
                      <w:rFonts w:ascii="Calibri" w:eastAsia="Times New Roman" w:hAnsi="Calibri" w:cs="Times New Roman"/>
                      <w:sz w:val="24"/>
                      <w:szCs w:val="24"/>
                      <w:lang w:val="en-US"/>
                    </w:rPr>
                  </w:rPrChange>
                </w:rPr>
                <w:t> </w:t>
              </w:r>
            </w:ins>
          </w:p>
        </w:tc>
        <w:tc>
          <w:tcPr>
            <w:tcW w:w="363" w:type="dxa"/>
            <w:tcBorders>
              <w:top w:val="nil"/>
              <w:left w:val="nil"/>
              <w:bottom w:val="single" w:sz="4" w:space="0" w:color="auto"/>
              <w:right w:val="single" w:sz="4" w:space="0" w:color="auto"/>
            </w:tcBorders>
            <w:shd w:val="clear" w:color="auto" w:fill="auto"/>
            <w:noWrap/>
            <w:vAlign w:val="bottom"/>
            <w:hideMark/>
            <w:tcPrChange w:id="1033" w:author="Kamy Nz" w:date="2015-05-08T14:46:00Z">
              <w:tcPr>
                <w:tcW w:w="363" w:type="dxa"/>
                <w:tcBorders>
                  <w:top w:val="nil"/>
                  <w:left w:val="nil"/>
                  <w:bottom w:val="single" w:sz="4" w:space="0" w:color="auto"/>
                  <w:right w:val="single" w:sz="4" w:space="0" w:color="auto"/>
                </w:tcBorders>
                <w:shd w:val="clear" w:color="auto" w:fill="auto"/>
                <w:noWrap/>
                <w:vAlign w:val="bottom"/>
                <w:hideMark/>
              </w:tcPr>
            </w:tcPrChange>
          </w:tcPr>
          <w:p w14:paraId="76D12618" w14:textId="77777777" w:rsidR="00C67B4D" w:rsidRPr="00C67B4D" w:rsidRDefault="00C67B4D" w:rsidP="00C67B4D">
            <w:pPr>
              <w:spacing w:line="240" w:lineRule="auto"/>
              <w:rPr>
                <w:ins w:id="1034" w:author="Kamy Nz" w:date="2015-05-08T14:33:00Z"/>
                <w:rFonts w:ascii="Times New Roman" w:eastAsia="Times New Roman" w:hAnsi="Times New Roman" w:cs="Times New Roman"/>
                <w:szCs w:val="22"/>
                <w:lang w:val="en-US"/>
                <w:rPrChange w:id="1035" w:author="Kamy Nz" w:date="2015-05-08T14:36:00Z">
                  <w:rPr>
                    <w:ins w:id="1036" w:author="Kamy Nz" w:date="2015-05-08T14:33:00Z"/>
                    <w:rFonts w:ascii="Calibri" w:eastAsia="Times New Roman" w:hAnsi="Calibri" w:cs="Times New Roman"/>
                    <w:sz w:val="24"/>
                    <w:szCs w:val="24"/>
                    <w:lang w:val="en-US"/>
                  </w:rPr>
                </w:rPrChange>
              </w:rPr>
            </w:pPr>
            <w:ins w:id="1037" w:author="Kamy Nz" w:date="2015-05-08T14:33:00Z">
              <w:r w:rsidRPr="00C67B4D">
                <w:rPr>
                  <w:rFonts w:ascii="Times New Roman" w:eastAsia="Times New Roman" w:hAnsi="Times New Roman" w:cs="Times New Roman"/>
                  <w:szCs w:val="22"/>
                  <w:lang w:val="en-US"/>
                  <w:rPrChange w:id="1038" w:author="Kamy Nz" w:date="2015-05-08T14:36:00Z">
                    <w:rPr>
                      <w:rFonts w:ascii="Calibri" w:eastAsia="Times New Roman" w:hAnsi="Calibri" w:cs="Times New Roman"/>
                      <w:sz w:val="24"/>
                      <w:szCs w:val="24"/>
                      <w:lang w:val="en-US"/>
                    </w:rPr>
                  </w:rPrChange>
                </w:rPr>
                <w:t> </w:t>
              </w:r>
            </w:ins>
          </w:p>
        </w:tc>
        <w:tc>
          <w:tcPr>
            <w:tcW w:w="435" w:type="dxa"/>
            <w:tcBorders>
              <w:top w:val="nil"/>
              <w:left w:val="nil"/>
              <w:bottom w:val="single" w:sz="4" w:space="0" w:color="auto"/>
              <w:right w:val="single" w:sz="4" w:space="0" w:color="auto"/>
            </w:tcBorders>
            <w:shd w:val="clear" w:color="000000" w:fill="3366FF"/>
            <w:noWrap/>
            <w:vAlign w:val="bottom"/>
            <w:hideMark/>
            <w:tcPrChange w:id="1039" w:author="Kamy Nz" w:date="2015-05-08T14:46:00Z">
              <w:tcPr>
                <w:tcW w:w="435" w:type="dxa"/>
                <w:tcBorders>
                  <w:top w:val="nil"/>
                  <w:left w:val="nil"/>
                  <w:bottom w:val="single" w:sz="4" w:space="0" w:color="auto"/>
                  <w:right w:val="single" w:sz="4" w:space="0" w:color="auto"/>
                </w:tcBorders>
                <w:shd w:val="clear" w:color="000000" w:fill="3366FF"/>
                <w:noWrap/>
                <w:vAlign w:val="bottom"/>
                <w:hideMark/>
              </w:tcPr>
            </w:tcPrChange>
          </w:tcPr>
          <w:p w14:paraId="50AF669F" w14:textId="77777777" w:rsidR="00C67B4D" w:rsidRPr="00C67B4D" w:rsidRDefault="00C67B4D" w:rsidP="00C67B4D">
            <w:pPr>
              <w:keepNext/>
              <w:keepLines/>
              <w:spacing w:before="200" w:line="240" w:lineRule="auto"/>
              <w:outlineLvl w:val="7"/>
              <w:rPr>
                <w:ins w:id="1040" w:author="Kamy Nz" w:date="2015-05-08T14:33:00Z"/>
                <w:rFonts w:ascii="Times New Roman" w:eastAsia="Times New Roman" w:hAnsi="Times New Roman" w:cs="Times New Roman"/>
                <w:szCs w:val="22"/>
                <w:lang w:val="en-US"/>
                <w:rPrChange w:id="1041" w:author="Kamy Nz" w:date="2015-05-08T14:36:00Z">
                  <w:rPr>
                    <w:ins w:id="1042" w:author="Kamy Nz" w:date="2015-05-08T14:33:00Z"/>
                    <w:rFonts w:ascii="Calibri" w:eastAsia="Times New Roman" w:hAnsi="Calibri" w:cs="Times New Roman"/>
                    <w:color w:val="404040" w:themeColor="text1" w:themeTint="BF"/>
                    <w:sz w:val="24"/>
                    <w:szCs w:val="24"/>
                    <w:lang w:val="en-US"/>
                  </w:rPr>
                </w:rPrChange>
              </w:rPr>
            </w:pPr>
            <w:ins w:id="1043" w:author="Kamy Nz" w:date="2015-05-08T14:33:00Z">
              <w:r w:rsidRPr="00C67B4D">
                <w:rPr>
                  <w:rFonts w:ascii="Times New Roman" w:eastAsia="Times New Roman" w:hAnsi="Times New Roman" w:cs="Times New Roman"/>
                  <w:szCs w:val="22"/>
                  <w:lang w:val="en-US"/>
                  <w:rPrChange w:id="1044"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1045"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7400BDFF" w14:textId="77777777" w:rsidR="00C67B4D" w:rsidRPr="00C67B4D" w:rsidRDefault="00C67B4D" w:rsidP="00C67B4D">
            <w:pPr>
              <w:keepNext/>
              <w:keepLines/>
              <w:spacing w:before="200" w:line="240" w:lineRule="auto"/>
              <w:outlineLvl w:val="7"/>
              <w:rPr>
                <w:ins w:id="1046" w:author="Kamy Nz" w:date="2015-05-08T14:33:00Z"/>
                <w:rFonts w:ascii="Times New Roman" w:eastAsia="Times New Roman" w:hAnsi="Times New Roman" w:cs="Times New Roman"/>
                <w:szCs w:val="22"/>
                <w:lang w:val="en-US"/>
                <w:rPrChange w:id="1047" w:author="Kamy Nz" w:date="2015-05-08T14:36:00Z">
                  <w:rPr>
                    <w:ins w:id="1048" w:author="Kamy Nz" w:date="2015-05-08T14:33:00Z"/>
                    <w:rFonts w:ascii="Calibri" w:eastAsia="Times New Roman" w:hAnsi="Calibri" w:cs="Times New Roman"/>
                    <w:color w:val="404040" w:themeColor="text1" w:themeTint="BF"/>
                    <w:sz w:val="24"/>
                    <w:szCs w:val="24"/>
                    <w:lang w:val="en-US"/>
                  </w:rPr>
                </w:rPrChange>
              </w:rPr>
            </w:pPr>
            <w:ins w:id="1049" w:author="Kamy Nz" w:date="2015-05-08T14:33:00Z">
              <w:r w:rsidRPr="00C67B4D">
                <w:rPr>
                  <w:rFonts w:ascii="Times New Roman" w:eastAsia="Times New Roman" w:hAnsi="Times New Roman" w:cs="Times New Roman"/>
                  <w:szCs w:val="22"/>
                  <w:lang w:val="en-US"/>
                  <w:rPrChange w:id="1050"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1051"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5B85D07A" w14:textId="77777777" w:rsidR="00C67B4D" w:rsidRPr="00C67B4D" w:rsidRDefault="00C67B4D" w:rsidP="00C67B4D">
            <w:pPr>
              <w:keepNext/>
              <w:keepLines/>
              <w:spacing w:before="200" w:line="240" w:lineRule="auto"/>
              <w:outlineLvl w:val="7"/>
              <w:rPr>
                <w:ins w:id="1052" w:author="Kamy Nz" w:date="2015-05-08T14:33:00Z"/>
                <w:rFonts w:ascii="Times New Roman" w:eastAsia="Times New Roman" w:hAnsi="Times New Roman" w:cs="Times New Roman"/>
                <w:szCs w:val="22"/>
                <w:lang w:val="en-US"/>
                <w:rPrChange w:id="1053" w:author="Kamy Nz" w:date="2015-05-08T14:36:00Z">
                  <w:rPr>
                    <w:ins w:id="1054" w:author="Kamy Nz" w:date="2015-05-08T14:33:00Z"/>
                    <w:rFonts w:ascii="Calibri" w:eastAsia="Times New Roman" w:hAnsi="Calibri" w:cs="Times New Roman"/>
                    <w:color w:val="404040" w:themeColor="text1" w:themeTint="BF"/>
                    <w:sz w:val="24"/>
                    <w:szCs w:val="24"/>
                    <w:lang w:val="en-US"/>
                  </w:rPr>
                </w:rPrChange>
              </w:rPr>
            </w:pPr>
            <w:ins w:id="1055" w:author="Kamy Nz" w:date="2015-05-08T14:33:00Z">
              <w:r w:rsidRPr="00C67B4D">
                <w:rPr>
                  <w:rFonts w:ascii="Times New Roman" w:eastAsia="Times New Roman" w:hAnsi="Times New Roman" w:cs="Times New Roman"/>
                  <w:szCs w:val="22"/>
                  <w:lang w:val="en-US"/>
                  <w:rPrChange w:id="1056" w:author="Kamy Nz" w:date="2015-05-08T14:36:00Z">
                    <w:rPr>
                      <w:rFonts w:ascii="Calibri" w:eastAsia="Times New Roman" w:hAnsi="Calibri" w:cs="Times New Roman"/>
                      <w:sz w:val="24"/>
                      <w:szCs w:val="24"/>
                      <w:lang w:val="en-US"/>
                    </w:rPr>
                  </w:rPrChange>
                </w:rPr>
                <w:t> </w:t>
              </w:r>
            </w:ins>
          </w:p>
        </w:tc>
        <w:tc>
          <w:tcPr>
            <w:tcW w:w="488" w:type="dxa"/>
            <w:tcBorders>
              <w:top w:val="nil"/>
              <w:left w:val="nil"/>
              <w:bottom w:val="single" w:sz="4" w:space="0" w:color="auto"/>
              <w:right w:val="single" w:sz="4" w:space="0" w:color="auto"/>
            </w:tcBorders>
            <w:shd w:val="clear" w:color="auto" w:fill="auto"/>
            <w:noWrap/>
            <w:vAlign w:val="bottom"/>
            <w:hideMark/>
            <w:tcPrChange w:id="1057" w:author="Kamy Nz" w:date="2015-05-08T14:46:00Z">
              <w:tcPr>
                <w:tcW w:w="488" w:type="dxa"/>
                <w:tcBorders>
                  <w:top w:val="nil"/>
                  <w:left w:val="nil"/>
                  <w:bottom w:val="single" w:sz="4" w:space="0" w:color="auto"/>
                  <w:right w:val="single" w:sz="4" w:space="0" w:color="auto"/>
                </w:tcBorders>
                <w:shd w:val="clear" w:color="auto" w:fill="auto"/>
                <w:noWrap/>
                <w:vAlign w:val="bottom"/>
                <w:hideMark/>
              </w:tcPr>
            </w:tcPrChange>
          </w:tcPr>
          <w:p w14:paraId="379BC771" w14:textId="77777777" w:rsidR="00C67B4D" w:rsidRPr="00C67B4D" w:rsidRDefault="00C67B4D" w:rsidP="00C67B4D">
            <w:pPr>
              <w:keepNext/>
              <w:keepLines/>
              <w:spacing w:before="200" w:line="240" w:lineRule="auto"/>
              <w:outlineLvl w:val="7"/>
              <w:rPr>
                <w:ins w:id="1058" w:author="Kamy Nz" w:date="2015-05-08T14:33:00Z"/>
                <w:rFonts w:ascii="Times New Roman" w:eastAsia="Times New Roman" w:hAnsi="Times New Roman" w:cs="Times New Roman"/>
                <w:szCs w:val="22"/>
                <w:lang w:val="en-US"/>
                <w:rPrChange w:id="1059" w:author="Kamy Nz" w:date="2015-05-08T14:36:00Z">
                  <w:rPr>
                    <w:ins w:id="1060" w:author="Kamy Nz" w:date="2015-05-08T14:33:00Z"/>
                    <w:rFonts w:ascii="Calibri" w:eastAsia="Times New Roman" w:hAnsi="Calibri" w:cs="Times New Roman"/>
                    <w:color w:val="404040" w:themeColor="text1" w:themeTint="BF"/>
                    <w:sz w:val="24"/>
                    <w:szCs w:val="24"/>
                    <w:lang w:val="en-US"/>
                  </w:rPr>
                </w:rPrChange>
              </w:rPr>
            </w:pPr>
            <w:ins w:id="1061" w:author="Kamy Nz" w:date="2015-05-08T14:33:00Z">
              <w:r w:rsidRPr="00C67B4D">
                <w:rPr>
                  <w:rFonts w:ascii="Times New Roman" w:eastAsia="Times New Roman" w:hAnsi="Times New Roman" w:cs="Times New Roman"/>
                  <w:szCs w:val="22"/>
                  <w:lang w:val="en-US"/>
                  <w:rPrChange w:id="1062" w:author="Kamy Nz" w:date="2015-05-08T14:36:00Z">
                    <w:rPr>
                      <w:rFonts w:ascii="Calibri" w:eastAsia="Times New Roman" w:hAnsi="Calibri" w:cs="Times New Roman"/>
                      <w:sz w:val="24"/>
                      <w:szCs w:val="24"/>
                      <w:lang w:val="en-US"/>
                    </w:rPr>
                  </w:rPrChange>
                </w:rPr>
                <w:t> </w:t>
              </w:r>
            </w:ins>
          </w:p>
        </w:tc>
        <w:tc>
          <w:tcPr>
            <w:tcW w:w="432" w:type="dxa"/>
            <w:tcBorders>
              <w:top w:val="nil"/>
              <w:left w:val="nil"/>
              <w:bottom w:val="single" w:sz="4" w:space="0" w:color="auto"/>
              <w:right w:val="single" w:sz="4" w:space="0" w:color="auto"/>
            </w:tcBorders>
            <w:shd w:val="clear" w:color="auto" w:fill="auto"/>
            <w:noWrap/>
            <w:vAlign w:val="bottom"/>
            <w:hideMark/>
            <w:tcPrChange w:id="1063" w:author="Kamy Nz" w:date="2015-05-08T14:46:00Z">
              <w:tcPr>
                <w:tcW w:w="432" w:type="dxa"/>
                <w:tcBorders>
                  <w:top w:val="nil"/>
                  <w:left w:val="nil"/>
                  <w:bottom w:val="single" w:sz="4" w:space="0" w:color="auto"/>
                  <w:right w:val="single" w:sz="4" w:space="0" w:color="auto"/>
                </w:tcBorders>
                <w:shd w:val="clear" w:color="auto" w:fill="auto"/>
                <w:noWrap/>
                <w:vAlign w:val="bottom"/>
                <w:hideMark/>
              </w:tcPr>
            </w:tcPrChange>
          </w:tcPr>
          <w:p w14:paraId="6E3EFBD6" w14:textId="77777777" w:rsidR="00C67B4D" w:rsidRPr="00C67B4D" w:rsidRDefault="00C67B4D" w:rsidP="00C67B4D">
            <w:pPr>
              <w:keepNext/>
              <w:keepLines/>
              <w:spacing w:before="200" w:line="240" w:lineRule="auto"/>
              <w:outlineLvl w:val="7"/>
              <w:rPr>
                <w:ins w:id="1064" w:author="Kamy Nz" w:date="2015-05-08T14:33:00Z"/>
                <w:rFonts w:ascii="Times New Roman" w:eastAsia="Times New Roman" w:hAnsi="Times New Roman" w:cs="Times New Roman"/>
                <w:szCs w:val="22"/>
                <w:lang w:val="en-US"/>
                <w:rPrChange w:id="1065" w:author="Kamy Nz" w:date="2015-05-08T14:36:00Z">
                  <w:rPr>
                    <w:ins w:id="1066" w:author="Kamy Nz" w:date="2015-05-08T14:33:00Z"/>
                    <w:rFonts w:ascii="Calibri" w:eastAsia="Times New Roman" w:hAnsi="Calibri" w:cs="Times New Roman"/>
                    <w:color w:val="404040" w:themeColor="text1" w:themeTint="BF"/>
                    <w:sz w:val="24"/>
                    <w:szCs w:val="24"/>
                    <w:lang w:val="en-US"/>
                  </w:rPr>
                </w:rPrChange>
              </w:rPr>
            </w:pPr>
            <w:ins w:id="1067" w:author="Kamy Nz" w:date="2015-05-08T14:33:00Z">
              <w:r w:rsidRPr="00C67B4D">
                <w:rPr>
                  <w:rFonts w:ascii="Times New Roman" w:eastAsia="Times New Roman" w:hAnsi="Times New Roman" w:cs="Times New Roman"/>
                  <w:szCs w:val="22"/>
                  <w:lang w:val="en-US"/>
                  <w:rPrChange w:id="1068"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1069"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01502D05" w14:textId="77777777" w:rsidR="00C67B4D" w:rsidRPr="00C67B4D" w:rsidRDefault="00C67B4D" w:rsidP="00C67B4D">
            <w:pPr>
              <w:keepNext/>
              <w:keepLines/>
              <w:spacing w:before="200" w:line="240" w:lineRule="auto"/>
              <w:outlineLvl w:val="7"/>
              <w:rPr>
                <w:ins w:id="1070" w:author="Kamy Nz" w:date="2015-05-08T14:33:00Z"/>
                <w:rFonts w:ascii="Times New Roman" w:eastAsia="Times New Roman" w:hAnsi="Times New Roman" w:cs="Times New Roman"/>
                <w:szCs w:val="22"/>
                <w:lang w:val="en-US"/>
                <w:rPrChange w:id="1071" w:author="Kamy Nz" w:date="2015-05-08T14:36:00Z">
                  <w:rPr>
                    <w:ins w:id="1072" w:author="Kamy Nz" w:date="2015-05-08T14:33:00Z"/>
                    <w:rFonts w:ascii="Calibri" w:eastAsia="Times New Roman" w:hAnsi="Calibri" w:cs="Times New Roman"/>
                    <w:color w:val="404040" w:themeColor="text1" w:themeTint="BF"/>
                    <w:sz w:val="24"/>
                    <w:szCs w:val="24"/>
                    <w:lang w:val="en-US"/>
                  </w:rPr>
                </w:rPrChange>
              </w:rPr>
            </w:pPr>
            <w:ins w:id="1073" w:author="Kamy Nz" w:date="2015-05-08T14:33:00Z">
              <w:r w:rsidRPr="00C67B4D">
                <w:rPr>
                  <w:rFonts w:ascii="Times New Roman" w:eastAsia="Times New Roman" w:hAnsi="Times New Roman" w:cs="Times New Roman"/>
                  <w:szCs w:val="22"/>
                  <w:lang w:val="en-US"/>
                  <w:rPrChange w:id="1074" w:author="Kamy Nz" w:date="2015-05-08T14:36:00Z">
                    <w:rPr>
                      <w:rFonts w:ascii="Calibri" w:eastAsia="Times New Roman" w:hAnsi="Calibri" w:cs="Times New Roman"/>
                      <w:sz w:val="24"/>
                      <w:szCs w:val="24"/>
                      <w:lang w:val="en-US"/>
                    </w:rPr>
                  </w:rPrChange>
                </w:rPr>
                <w:t> </w:t>
              </w:r>
            </w:ins>
          </w:p>
        </w:tc>
        <w:tc>
          <w:tcPr>
            <w:tcW w:w="525" w:type="dxa"/>
            <w:gridSpan w:val="2"/>
            <w:tcBorders>
              <w:top w:val="nil"/>
              <w:left w:val="nil"/>
              <w:bottom w:val="single" w:sz="4" w:space="0" w:color="auto"/>
              <w:right w:val="single" w:sz="4" w:space="0" w:color="auto"/>
            </w:tcBorders>
            <w:shd w:val="clear" w:color="auto" w:fill="auto"/>
            <w:noWrap/>
            <w:vAlign w:val="bottom"/>
            <w:hideMark/>
            <w:tcPrChange w:id="1075" w:author="Kamy Nz" w:date="2015-05-08T14:46:00Z">
              <w:tcPr>
                <w:tcW w:w="525" w:type="dxa"/>
                <w:gridSpan w:val="2"/>
                <w:tcBorders>
                  <w:top w:val="nil"/>
                  <w:left w:val="nil"/>
                  <w:bottom w:val="single" w:sz="4" w:space="0" w:color="auto"/>
                  <w:right w:val="single" w:sz="4" w:space="0" w:color="auto"/>
                </w:tcBorders>
                <w:shd w:val="clear" w:color="auto" w:fill="auto"/>
                <w:noWrap/>
                <w:vAlign w:val="bottom"/>
                <w:hideMark/>
              </w:tcPr>
            </w:tcPrChange>
          </w:tcPr>
          <w:p w14:paraId="7BDBB80F" w14:textId="77777777" w:rsidR="00C67B4D" w:rsidRPr="00C67B4D" w:rsidRDefault="00C67B4D" w:rsidP="00C67B4D">
            <w:pPr>
              <w:keepNext/>
              <w:keepLines/>
              <w:spacing w:before="200" w:line="240" w:lineRule="auto"/>
              <w:outlineLvl w:val="7"/>
              <w:rPr>
                <w:ins w:id="1076" w:author="Kamy Nz" w:date="2015-05-08T14:33:00Z"/>
                <w:rFonts w:ascii="Times New Roman" w:eastAsia="Times New Roman" w:hAnsi="Times New Roman" w:cs="Times New Roman"/>
                <w:szCs w:val="22"/>
                <w:lang w:val="en-US"/>
                <w:rPrChange w:id="1077" w:author="Kamy Nz" w:date="2015-05-08T14:36:00Z">
                  <w:rPr>
                    <w:ins w:id="1078" w:author="Kamy Nz" w:date="2015-05-08T14:33:00Z"/>
                    <w:rFonts w:ascii="Calibri" w:eastAsia="Times New Roman" w:hAnsi="Calibri" w:cs="Times New Roman"/>
                    <w:color w:val="404040" w:themeColor="text1" w:themeTint="BF"/>
                    <w:sz w:val="24"/>
                    <w:szCs w:val="24"/>
                    <w:lang w:val="en-US"/>
                  </w:rPr>
                </w:rPrChange>
              </w:rPr>
            </w:pPr>
            <w:ins w:id="1079" w:author="Kamy Nz" w:date="2015-05-08T14:33:00Z">
              <w:r w:rsidRPr="00C67B4D">
                <w:rPr>
                  <w:rFonts w:ascii="Times New Roman" w:eastAsia="Times New Roman" w:hAnsi="Times New Roman" w:cs="Times New Roman"/>
                  <w:szCs w:val="22"/>
                  <w:lang w:val="en-US"/>
                  <w:rPrChange w:id="1080" w:author="Kamy Nz" w:date="2015-05-08T14:36:00Z">
                    <w:rPr>
                      <w:rFonts w:ascii="Calibri" w:eastAsia="Times New Roman" w:hAnsi="Calibri" w:cs="Times New Roman"/>
                      <w:sz w:val="24"/>
                      <w:szCs w:val="24"/>
                      <w:lang w:val="en-US"/>
                    </w:rPr>
                  </w:rPrChange>
                </w:rPr>
                <w:t> </w:t>
              </w:r>
            </w:ins>
          </w:p>
        </w:tc>
      </w:tr>
      <w:tr w:rsidR="00C67B4D" w:rsidRPr="00C67B4D" w14:paraId="286810C3" w14:textId="77777777" w:rsidTr="00C67B4D">
        <w:trPr>
          <w:trHeight w:val="300"/>
          <w:ins w:id="1081" w:author="Kamy Nz" w:date="2015-05-08T14:33:00Z"/>
          <w:trPrChange w:id="1082" w:author="Kamy Nz" w:date="2015-05-08T14:46:00Z">
            <w:trPr>
              <w:trHeight w:val="300"/>
            </w:trPr>
          </w:trPrChange>
        </w:trPr>
        <w:tc>
          <w:tcPr>
            <w:tcW w:w="3261" w:type="dxa"/>
            <w:tcBorders>
              <w:top w:val="nil"/>
              <w:left w:val="single" w:sz="4" w:space="0" w:color="auto"/>
              <w:bottom w:val="single" w:sz="4" w:space="0" w:color="auto"/>
              <w:right w:val="single" w:sz="4" w:space="0" w:color="auto"/>
            </w:tcBorders>
            <w:shd w:val="clear" w:color="auto" w:fill="auto"/>
            <w:noWrap/>
            <w:vAlign w:val="bottom"/>
            <w:hideMark/>
            <w:tcPrChange w:id="1083" w:author="Kamy Nz" w:date="2015-05-08T14:46:00Z">
              <w:tcPr>
                <w:tcW w:w="3333"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6621E666" w14:textId="77777777" w:rsidR="00C67B4D" w:rsidRPr="00C67B4D" w:rsidRDefault="00C67B4D">
            <w:pPr>
              <w:spacing w:line="240" w:lineRule="auto"/>
              <w:jc w:val="both"/>
              <w:rPr>
                <w:ins w:id="1084" w:author="Kamy Nz" w:date="2015-05-08T14:33:00Z"/>
                <w:rFonts w:ascii="Times New Roman" w:eastAsia="Times New Roman" w:hAnsi="Times New Roman" w:cs="Times New Roman"/>
                <w:szCs w:val="22"/>
                <w:lang w:val="en-US"/>
                <w:rPrChange w:id="1085" w:author="Kamy Nz" w:date="2015-05-08T14:36:00Z">
                  <w:rPr>
                    <w:ins w:id="1086" w:author="Kamy Nz" w:date="2015-05-08T14:33:00Z"/>
                    <w:rFonts w:ascii="Calibri" w:eastAsia="Times New Roman" w:hAnsi="Calibri" w:cs="Times New Roman"/>
                    <w:sz w:val="24"/>
                    <w:szCs w:val="24"/>
                    <w:lang w:val="en-US"/>
                  </w:rPr>
                </w:rPrChange>
              </w:rPr>
              <w:pPrChange w:id="1087" w:author="Kamy Nz" w:date="2015-05-08T14:46:00Z">
                <w:pPr>
                  <w:spacing w:line="240" w:lineRule="auto"/>
                </w:pPr>
              </w:pPrChange>
            </w:pPr>
            <w:ins w:id="1088" w:author="Kamy Nz" w:date="2015-05-08T14:33:00Z">
              <w:r w:rsidRPr="00C67B4D">
                <w:rPr>
                  <w:rFonts w:ascii="Times New Roman" w:eastAsia="Times New Roman" w:hAnsi="Times New Roman" w:cs="Times New Roman"/>
                  <w:szCs w:val="22"/>
                  <w:lang w:val="en-US"/>
                  <w:rPrChange w:id="1089" w:author="Kamy Nz" w:date="2015-05-08T14:36:00Z">
                    <w:rPr>
                      <w:rFonts w:ascii="Calibri" w:eastAsia="Times New Roman" w:hAnsi="Calibri" w:cs="Times New Roman"/>
                      <w:sz w:val="24"/>
                      <w:szCs w:val="24"/>
                      <w:lang w:val="en-US"/>
                    </w:rPr>
                  </w:rPrChange>
                </w:rPr>
                <w:t xml:space="preserve">7. </w:t>
              </w:r>
              <w:proofErr w:type="spellStart"/>
              <w:r w:rsidRPr="00C67B4D">
                <w:rPr>
                  <w:rFonts w:ascii="Times New Roman" w:eastAsia="Times New Roman" w:hAnsi="Times New Roman" w:cs="Times New Roman"/>
                  <w:szCs w:val="22"/>
                  <w:lang w:val="en-US"/>
                  <w:rPrChange w:id="1090" w:author="Kamy Nz" w:date="2015-05-08T14:36:00Z">
                    <w:rPr>
                      <w:rFonts w:ascii="Calibri" w:eastAsia="Times New Roman" w:hAnsi="Calibri" w:cs="Times New Roman"/>
                      <w:sz w:val="24"/>
                      <w:szCs w:val="24"/>
                      <w:lang w:val="en-US"/>
                    </w:rPr>
                  </w:rPrChange>
                </w:rPr>
                <w:t>Implementar</w:t>
              </w:r>
              <w:proofErr w:type="spellEnd"/>
              <w:r w:rsidRPr="00C67B4D">
                <w:rPr>
                  <w:rFonts w:ascii="Times New Roman" w:eastAsia="Times New Roman" w:hAnsi="Times New Roman" w:cs="Times New Roman"/>
                  <w:szCs w:val="22"/>
                  <w:lang w:val="en-US"/>
                  <w:rPrChange w:id="1091"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1092" w:author="Kamy Nz" w:date="2015-05-08T14:36:00Z">
                    <w:rPr>
                      <w:rFonts w:ascii="Calibri" w:eastAsia="Times New Roman" w:hAnsi="Calibri" w:cs="Times New Roman"/>
                      <w:sz w:val="24"/>
                      <w:szCs w:val="24"/>
                      <w:lang w:val="en-US"/>
                    </w:rPr>
                  </w:rPrChange>
                </w:rPr>
                <w:t>puede</w:t>
              </w:r>
              <w:proofErr w:type="spellEnd"/>
              <w:r w:rsidRPr="00C67B4D">
                <w:rPr>
                  <w:rFonts w:ascii="Times New Roman" w:eastAsia="Times New Roman" w:hAnsi="Times New Roman" w:cs="Times New Roman"/>
                  <w:szCs w:val="22"/>
                  <w:lang w:val="en-US"/>
                  <w:rPrChange w:id="1093"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1094" w:author="Kamy Nz" w:date="2015-05-08T14:36:00Z">
                    <w:rPr>
                      <w:rFonts w:ascii="Calibri" w:eastAsia="Times New Roman" w:hAnsi="Calibri" w:cs="Times New Roman"/>
                      <w:sz w:val="24"/>
                      <w:szCs w:val="24"/>
                      <w:lang w:val="en-US"/>
                    </w:rPr>
                  </w:rPrChange>
                </w:rPr>
                <w:t>ser</w:t>
              </w:r>
              <w:proofErr w:type="spellEnd"/>
              <w:r w:rsidRPr="00C67B4D">
                <w:rPr>
                  <w:rFonts w:ascii="Times New Roman" w:eastAsia="Times New Roman" w:hAnsi="Times New Roman" w:cs="Times New Roman"/>
                  <w:szCs w:val="22"/>
                  <w:lang w:val="en-US"/>
                  <w:rPrChange w:id="1095"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1096" w:author="Kamy Nz" w:date="2015-05-08T14:36:00Z">
                    <w:rPr>
                      <w:rFonts w:ascii="Calibri" w:eastAsia="Times New Roman" w:hAnsi="Calibri" w:cs="Times New Roman"/>
                      <w:sz w:val="24"/>
                      <w:szCs w:val="24"/>
                      <w:lang w:val="en-US"/>
                    </w:rPr>
                  </w:rPrChange>
                </w:rPr>
                <w:t>funciones</w:t>
              </w:r>
              <w:proofErr w:type="spellEnd"/>
              <w:r w:rsidRPr="00C67B4D">
                <w:rPr>
                  <w:rFonts w:ascii="Times New Roman" w:eastAsia="Times New Roman" w:hAnsi="Times New Roman" w:cs="Times New Roman"/>
                  <w:szCs w:val="22"/>
                  <w:lang w:val="en-US"/>
                  <w:rPrChange w:id="1097"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1098" w:author="Kamy Nz" w:date="2015-05-08T14:36:00Z">
                    <w:rPr>
                      <w:rFonts w:ascii="Calibri" w:eastAsia="Times New Roman" w:hAnsi="Calibri" w:cs="Times New Roman"/>
                      <w:sz w:val="24"/>
                      <w:szCs w:val="24"/>
                      <w:lang w:val="en-US"/>
                    </w:rPr>
                  </w:rPrChange>
                </w:rPr>
                <w:t>establecidas</w:t>
              </w:r>
              <w:proofErr w:type="spellEnd"/>
              <w:r w:rsidRPr="00C67B4D">
                <w:rPr>
                  <w:rFonts w:ascii="Times New Roman" w:eastAsia="Times New Roman" w:hAnsi="Times New Roman" w:cs="Times New Roman"/>
                  <w:szCs w:val="22"/>
                  <w:lang w:val="en-US"/>
                  <w:rPrChange w:id="1099" w:author="Kamy Nz" w:date="2015-05-08T14:36:00Z">
                    <w:rPr>
                      <w:rFonts w:ascii="Calibri" w:eastAsia="Times New Roman" w:hAnsi="Calibri" w:cs="Times New Roman"/>
                      <w:sz w:val="24"/>
                      <w:szCs w:val="24"/>
                      <w:lang w:val="en-US"/>
                    </w:rPr>
                  </w:rPrChange>
                </w:rPr>
                <w:t xml:space="preserve"> en Python, C++ o </w:t>
              </w:r>
              <w:proofErr w:type="spellStart"/>
              <w:r w:rsidRPr="00C67B4D">
                <w:rPr>
                  <w:rFonts w:ascii="Times New Roman" w:eastAsia="Times New Roman" w:hAnsi="Times New Roman" w:cs="Times New Roman"/>
                  <w:szCs w:val="22"/>
                  <w:lang w:val="en-US"/>
                  <w:rPrChange w:id="1100" w:author="Kamy Nz" w:date="2015-05-08T14:36:00Z">
                    <w:rPr>
                      <w:rFonts w:ascii="Calibri" w:eastAsia="Times New Roman" w:hAnsi="Calibri" w:cs="Times New Roman"/>
                      <w:sz w:val="24"/>
                      <w:szCs w:val="24"/>
                      <w:lang w:val="en-US"/>
                    </w:rPr>
                  </w:rPrChange>
                </w:rPr>
                <w:t>MATLAB</w:t>
              </w:r>
              <w:proofErr w:type="spellEnd"/>
              <w:r w:rsidRPr="00C67B4D">
                <w:rPr>
                  <w:rFonts w:ascii="Times New Roman" w:eastAsia="Times New Roman" w:hAnsi="Times New Roman" w:cs="Times New Roman"/>
                  <w:szCs w:val="22"/>
                  <w:lang w:val="en-US"/>
                  <w:rPrChange w:id="1101"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1102" w:author="Kamy Nz" w:date="2015-05-08T14:36:00Z">
                    <w:rPr>
                      <w:rFonts w:ascii="Calibri" w:eastAsia="Times New Roman" w:hAnsi="Calibri" w:cs="Times New Roman"/>
                      <w:sz w:val="24"/>
                      <w:szCs w:val="24"/>
                      <w:lang w:val="en-US"/>
                    </w:rPr>
                  </w:rPrChange>
                </w:rPr>
                <w:t>para</w:t>
              </w:r>
              <w:proofErr w:type="spellEnd"/>
              <w:r w:rsidRPr="00C67B4D">
                <w:rPr>
                  <w:rFonts w:ascii="Times New Roman" w:eastAsia="Times New Roman" w:hAnsi="Times New Roman" w:cs="Times New Roman"/>
                  <w:szCs w:val="22"/>
                  <w:lang w:val="en-US"/>
                  <w:rPrChange w:id="1103" w:author="Kamy Nz" w:date="2015-05-08T14:36:00Z">
                    <w:rPr>
                      <w:rFonts w:ascii="Calibri" w:eastAsia="Times New Roman" w:hAnsi="Calibri" w:cs="Times New Roman"/>
                      <w:sz w:val="24"/>
                      <w:szCs w:val="24"/>
                      <w:lang w:val="en-US"/>
                    </w:rPr>
                  </w:rPrChange>
                </w:rPr>
                <w:t xml:space="preserve"> la </w:t>
              </w:r>
              <w:proofErr w:type="spellStart"/>
              <w:r w:rsidRPr="00C67B4D">
                <w:rPr>
                  <w:rFonts w:ascii="Times New Roman" w:eastAsia="Times New Roman" w:hAnsi="Times New Roman" w:cs="Times New Roman"/>
                  <w:szCs w:val="22"/>
                  <w:lang w:val="en-US"/>
                  <w:rPrChange w:id="1104" w:author="Kamy Nz" w:date="2015-05-08T14:36:00Z">
                    <w:rPr>
                      <w:rFonts w:ascii="Calibri" w:eastAsia="Times New Roman" w:hAnsi="Calibri" w:cs="Times New Roman"/>
                      <w:sz w:val="24"/>
                      <w:szCs w:val="24"/>
                      <w:lang w:val="en-US"/>
                    </w:rPr>
                  </w:rPrChange>
                </w:rPr>
                <w:t>etapas</w:t>
              </w:r>
              <w:proofErr w:type="spellEnd"/>
              <w:r w:rsidRPr="00C67B4D">
                <w:rPr>
                  <w:rFonts w:ascii="Times New Roman" w:eastAsia="Times New Roman" w:hAnsi="Times New Roman" w:cs="Times New Roman"/>
                  <w:szCs w:val="22"/>
                  <w:lang w:val="en-US"/>
                  <w:rPrChange w:id="1105" w:author="Kamy Nz" w:date="2015-05-08T14:36:00Z">
                    <w:rPr>
                      <w:rFonts w:ascii="Calibri" w:eastAsia="Times New Roman" w:hAnsi="Calibri" w:cs="Times New Roman"/>
                      <w:sz w:val="24"/>
                      <w:szCs w:val="24"/>
                      <w:lang w:val="en-US"/>
                    </w:rPr>
                  </w:rPrChange>
                </w:rPr>
                <w:t xml:space="preserve"> del cluster analysis en la </w:t>
              </w:r>
              <w:proofErr w:type="spellStart"/>
              <w:r w:rsidRPr="00C67B4D">
                <w:rPr>
                  <w:rFonts w:ascii="Times New Roman" w:eastAsia="Times New Roman" w:hAnsi="Times New Roman" w:cs="Times New Roman"/>
                  <w:szCs w:val="22"/>
                  <w:lang w:val="en-US"/>
                  <w:rPrChange w:id="1106" w:author="Kamy Nz" w:date="2015-05-08T14:36:00Z">
                    <w:rPr>
                      <w:rFonts w:ascii="Calibri" w:eastAsia="Times New Roman" w:hAnsi="Calibri" w:cs="Times New Roman"/>
                      <w:sz w:val="24"/>
                      <w:szCs w:val="24"/>
                      <w:lang w:val="en-US"/>
                    </w:rPr>
                  </w:rPrChange>
                </w:rPr>
                <w:t>función</w:t>
              </w:r>
              <w:proofErr w:type="spellEnd"/>
              <w:r w:rsidRPr="00C67B4D">
                <w:rPr>
                  <w:rFonts w:ascii="Times New Roman" w:eastAsia="Times New Roman" w:hAnsi="Times New Roman" w:cs="Times New Roman"/>
                  <w:szCs w:val="22"/>
                  <w:lang w:val="en-US"/>
                  <w:rPrChange w:id="1107" w:author="Kamy Nz" w:date="2015-05-08T14:36:00Z">
                    <w:rPr>
                      <w:rFonts w:ascii="Calibri" w:eastAsia="Times New Roman" w:hAnsi="Calibri" w:cs="Times New Roman"/>
                      <w:sz w:val="24"/>
                      <w:szCs w:val="24"/>
                      <w:lang w:val="en-US"/>
                    </w:rPr>
                  </w:rPrChange>
                </w:rPr>
                <w:t xml:space="preserve"> final</w:t>
              </w:r>
            </w:ins>
          </w:p>
        </w:tc>
        <w:tc>
          <w:tcPr>
            <w:tcW w:w="567" w:type="dxa"/>
            <w:tcBorders>
              <w:top w:val="nil"/>
              <w:left w:val="nil"/>
              <w:bottom w:val="single" w:sz="4" w:space="0" w:color="auto"/>
              <w:right w:val="single" w:sz="4" w:space="0" w:color="auto"/>
            </w:tcBorders>
            <w:shd w:val="clear" w:color="auto" w:fill="auto"/>
            <w:noWrap/>
            <w:vAlign w:val="bottom"/>
            <w:hideMark/>
            <w:tcPrChange w:id="1108" w:author="Kamy Nz" w:date="2015-05-08T14:46:00Z">
              <w:tcPr>
                <w:tcW w:w="495" w:type="dxa"/>
                <w:gridSpan w:val="2"/>
                <w:tcBorders>
                  <w:top w:val="nil"/>
                  <w:left w:val="nil"/>
                  <w:bottom w:val="single" w:sz="4" w:space="0" w:color="auto"/>
                  <w:right w:val="single" w:sz="4" w:space="0" w:color="auto"/>
                </w:tcBorders>
                <w:shd w:val="clear" w:color="auto" w:fill="auto"/>
                <w:noWrap/>
                <w:vAlign w:val="bottom"/>
                <w:hideMark/>
              </w:tcPr>
            </w:tcPrChange>
          </w:tcPr>
          <w:p w14:paraId="3D90D276" w14:textId="77777777" w:rsidR="00C67B4D" w:rsidRPr="00C67B4D" w:rsidRDefault="00C67B4D" w:rsidP="00C67B4D">
            <w:pPr>
              <w:keepNext/>
              <w:keepLines/>
              <w:spacing w:before="200" w:line="240" w:lineRule="auto"/>
              <w:outlineLvl w:val="7"/>
              <w:rPr>
                <w:ins w:id="1109" w:author="Kamy Nz" w:date="2015-05-08T14:33:00Z"/>
                <w:rFonts w:ascii="Times New Roman" w:eastAsia="Times New Roman" w:hAnsi="Times New Roman" w:cs="Times New Roman"/>
                <w:szCs w:val="22"/>
                <w:lang w:val="en-US"/>
                <w:rPrChange w:id="1110" w:author="Kamy Nz" w:date="2015-05-08T14:36:00Z">
                  <w:rPr>
                    <w:ins w:id="1111" w:author="Kamy Nz" w:date="2015-05-08T14:33:00Z"/>
                    <w:rFonts w:ascii="Calibri" w:eastAsia="Times New Roman" w:hAnsi="Calibri" w:cs="Times New Roman"/>
                    <w:color w:val="404040" w:themeColor="text1" w:themeTint="BF"/>
                    <w:sz w:val="24"/>
                    <w:szCs w:val="24"/>
                    <w:lang w:val="en-US"/>
                  </w:rPr>
                </w:rPrChange>
              </w:rPr>
            </w:pPr>
            <w:ins w:id="1112" w:author="Kamy Nz" w:date="2015-05-08T14:33:00Z">
              <w:r w:rsidRPr="00C67B4D">
                <w:rPr>
                  <w:rFonts w:ascii="Times New Roman" w:eastAsia="Times New Roman" w:hAnsi="Times New Roman" w:cs="Times New Roman"/>
                  <w:szCs w:val="22"/>
                  <w:lang w:val="en-US"/>
                  <w:rPrChange w:id="1113" w:author="Kamy Nz" w:date="2015-05-08T14:36:00Z">
                    <w:rPr>
                      <w:rFonts w:ascii="Calibri" w:eastAsia="Times New Roman" w:hAnsi="Calibri" w:cs="Times New Roman"/>
                      <w:sz w:val="24"/>
                      <w:szCs w:val="24"/>
                      <w:lang w:val="en-US"/>
                    </w:rPr>
                  </w:rPrChange>
                </w:rPr>
                <w:t> </w:t>
              </w:r>
            </w:ins>
          </w:p>
        </w:tc>
        <w:tc>
          <w:tcPr>
            <w:tcW w:w="425" w:type="dxa"/>
            <w:tcBorders>
              <w:top w:val="nil"/>
              <w:left w:val="nil"/>
              <w:bottom w:val="single" w:sz="4" w:space="0" w:color="auto"/>
              <w:right w:val="single" w:sz="4" w:space="0" w:color="auto"/>
            </w:tcBorders>
            <w:shd w:val="clear" w:color="auto" w:fill="auto"/>
            <w:noWrap/>
            <w:vAlign w:val="bottom"/>
            <w:hideMark/>
            <w:tcPrChange w:id="1114" w:author="Kamy Nz" w:date="2015-05-08T14:46:00Z">
              <w:tcPr>
                <w:tcW w:w="236" w:type="dxa"/>
                <w:tcBorders>
                  <w:top w:val="nil"/>
                  <w:left w:val="nil"/>
                  <w:bottom w:val="single" w:sz="4" w:space="0" w:color="auto"/>
                  <w:right w:val="single" w:sz="4" w:space="0" w:color="auto"/>
                </w:tcBorders>
                <w:shd w:val="clear" w:color="auto" w:fill="auto"/>
                <w:noWrap/>
                <w:vAlign w:val="bottom"/>
                <w:hideMark/>
              </w:tcPr>
            </w:tcPrChange>
          </w:tcPr>
          <w:p w14:paraId="77E6D8EC" w14:textId="77777777" w:rsidR="00C67B4D" w:rsidRPr="00C67B4D" w:rsidRDefault="00C67B4D" w:rsidP="00C67B4D">
            <w:pPr>
              <w:keepNext/>
              <w:keepLines/>
              <w:spacing w:before="200" w:line="240" w:lineRule="auto"/>
              <w:outlineLvl w:val="7"/>
              <w:rPr>
                <w:ins w:id="1115" w:author="Kamy Nz" w:date="2015-05-08T14:33:00Z"/>
                <w:rFonts w:ascii="Times New Roman" w:eastAsia="Times New Roman" w:hAnsi="Times New Roman" w:cs="Times New Roman"/>
                <w:szCs w:val="22"/>
                <w:lang w:val="en-US"/>
                <w:rPrChange w:id="1116" w:author="Kamy Nz" w:date="2015-05-08T14:36:00Z">
                  <w:rPr>
                    <w:ins w:id="1117" w:author="Kamy Nz" w:date="2015-05-08T14:33:00Z"/>
                    <w:rFonts w:ascii="Calibri" w:eastAsia="Times New Roman" w:hAnsi="Calibri" w:cs="Times New Roman"/>
                    <w:color w:val="404040" w:themeColor="text1" w:themeTint="BF"/>
                    <w:sz w:val="24"/>
                    <w:szCs w:val="24"/>
                    <w:lang w:val="en-US"/>
                  </w:rPr>
                </w:rPrChange>
              </w:rPr>
            </w:pPr>
            <w:ins w:id="1118" w:author="Kamy Nz" w:date="2015-05-08T14:33:00Z">
              <w:r w:rsidRPr="00C67B4D">
                <w:rPr>
                  <w:rFonts w:ascii="Times New Roman" w:eastAsia="Times New Roman" w:hAnsi="Times New Roman" w:cs="Times New Roman"/>
                  <w:szCs w:val="22"/>
                  <w:lang w:val="en-US"/>
                  <w:rPrChange w:id="1119" w:author="Kamy Nz" w:date="2015-05-08T14:36:00Z">
                    <w:rPr>
                      <w:rFonts w:ascii="Calibri" w:eastAsia="Times New Roman" w:hAnsi="Calibri" w:cs="Times New Roman"/>
                      <w:sz w:val="24"/>
                      <w:szCs w:val="24"/>
                      <w:lang w:val="en-US"/>
                    </w:rPr>
                  </w:rPrChange>
                </w:rPr>
                <w:t> </w:t>
              </w:r>
            </w:ins>
          </w:p>
        </w:tc>
        <w:tc>
          <w:tcPr>
            <w:tcW w:w="337" w:type="dxa"/>
            <w:tcBorders>
              <w:top w:val="nil"/>
              <w:left w:val="nil"/>
              <w:bottom w:val="single" w:sz="4" w:space="0" w:color="auto"/>
              <w:right w:val="single" w:sz="4" w:space="0" w:color="auto"/>
            </w:tcBorders>
            <w:shd w:val="clear" w:color="auto" w:fill="auto"/>
            <w:noWrap/>
            <w:vAlign w:val="bottom"/>
            <w:hideMark/>
            <w:tcPrChange w:id="1120" w:author="Kamy Nz" w:date="2015-05-08T14:46:00Z">
              <w:tcPr>
                <w:tcW w:w="526" w:type="dxa"/>
                <w:gridSpan w:val="2"/>
                <w:tcBorders>
                  <w:top w:val="nil"/>
                  <w:left w:val="nil"/>
                  <w:bottom w:val="single" w:sz="4" w:space="0" w:color="auto"/>
                  <w:right w:val="single" w:sz="4" w:space="0" w:color="auto"/>
                </w:tcBorders>
                <w:shd w:val="clear" w:color="auto" w:fill="auto"/>
                <w:noWrap/>
                <w:vAlign w:val="bottom"/>
                <w:hideMark/>
              </w:tcPr>
            </w:tcPrChange>
          </w:tcPr>
          <w:p w14:paraId="6E1CD0B0" w14:textId="77777777" w:rsidR="00C67B4D" w:rsidRPr="00C67B4D" w:rsidRDefault="00C67B4D" w:rsidP="00C67B4D">
            <w:pPr>
              <w:keepNext/>
              <w:keepLines/>
              <w:spacing w:before="200" w:line="240" w:lineRule="auto"/>
              <w:outlineLvl w:val="7"/>
              <w:rPr>
                <w:ins w:id="1121" w:author="Kamy Nz" w:date="2015-05-08T14:33:00Z"/>
                <w:rFonts w:ascii="Times New Roman" w:eastAsia="Times New Roman" w:hAnsi="Times New Roman" w:cs="Times New Roman"/>
                <w:szCs w:val="22"/>
                <w:lang w:val="en-US"/>
                <w:rPrChange w:id="1122" w:author="Kamy Nz" w:date="2015-05-08T14:36:00Z">
                  <w:rPr>
                    <w:ins w:id="1123" w:author="Kamy Nz" w:date="2015-05-08T14:33:00Z"/>
                    <w:rFonts w:ascii="Calibri" w:eastAsia="Times New Roman" w:hAnsi="Calibri" w:cs="Times New Roman"/>
                    <w:color w:val="404040" w:themeColor="text1" w:themeTint="BF"/>
                    <w:sz w:val="24"/>
                    <w:szCs w:val="24"/>
                    <w:lang w:val="en-US"/>
                  </w:rPr>
                </w:rPrChange>
              </w:rPr>
            </w:pPr>
            <w:ins w:id="1124" w:author="Kamy Nz" w:date="2015-05-08T14:33:00Z">
              <w:r w:rsidRPr="00C67B4D">
                <w:rPr>
                  <w:rFonts w:ascii="Times New Roman" w:eastAsia="Times New Roman" w:hAnsi="Times New Roman" w:cs="Times New Roman"/>
                  <w:szCs w:val="22"/>
                  <w:lang w:val="en-US"/>
                  <w:rPrChange w:id="1125" w:author="Kamy Nz" w:date="2015-05-08T14:36:00Z">
                    <w:rPr>
                      <w:rFonts w:ascii="Calibri" w:eastAsia="Times New Roman" w:hAnsi="Calibri" w:cs="Times New Roman"/>
                      <w:sz w:val="24"/>
                      <w:szCs w:val="24"/>
                      <w:lang w:val="en-US"/>
                    </w:rPr>
                  </w:rPrChange>
                </w:rPr>
                <w:t> </w:t>
              </w:r>
            </w:ins>
          </w:p>
        </w:tc>
        <w:tc>
          <w:tcPr>
            <w:tcW w:w="419" w:type="dxa"/>
            <w:tcBorders>
              <w:top w:val="nil"/>
              <w:left w:val="nil"/>
              <w:bottom w:val="single" w:sz="4" w:space="0" w:color="auto"/>
              <w:right w:val="single" w:sz="4" w:space="0" w:color="auto"/>
            </w:tcBorders>
            <w:shd w:val="clear" w:color="auto" w:fill="auto"/>
            <w:noWrap/>
            <w:vAlign w:val="bottom"/>
            <w:hideMark/>
            <w:tcPrChange w:id="1126" w:author="Kamy Nz" w:date="2015-05-08T14:46:00Z">
              <w:tcPr>
                <w:tcW w:w="419" w:type="dxa"/>
                <w:tcBorders>
                  <w:top w:val="nil"/>
                  <w:left w:val="nil"/>
                  <w:bottom w:val="single" w:sz="4" w:space="0" w:color="auto"/>
                  <w:right w:val="single" w:sz="4" w:space="0" w:color="auto"/>
                </w:tcBorders>
                <w:shd w:val="clear" w:color="auto" w:fill="auto"/>
                <w:noWrap/>
                <w:vAlign w:val="bottom"/>
                <w:hideMark/>
              </w:tcPr>
            </w:tcPrChange>
          </w:tcPr>
          <w:p w14:paraId="627EF2FC" w14:textId="77777777" w:rsidR="00C67B4D" w:rsidRPr="00C67B4D" w:rsidRDefault="00C67B4D" w:rsidP="00C67B4D">
            <w:pPr>
              <w:keepNext/>
              <w:keepLines/>
              <w:spacing w:before="200" w:line="240" w:lineRule="auto"/>
              <w:outlineLvl w:val="7"/>
              <w:rPr>
                <w:ins w:id="1127" w:author="Kamy Nz" w:date="2015-05-08T14:33:00Z"/>
                <w:rFonts w:ascii="Times New Roman" w:eastAsia="Times New Roman" w:hAnsi="Times New Roman" w:cs="Times New Roman"/>
                <w:szCs w:val="22"/>
                <w:lang w:val="en-US"/>
                <w:rPrChange w:id="1128" w:author="Kamy Nz" w:date="2015-05-08T14:36:00Z">
                  <w:rPr>
                    <w:ins w:id="1129" w:author="Kamy Nz" w:date="2015-05-08T14:33:00Z"/>
                    <w:rFonts w:ascii="Calibri" w:eastAsia="Times New Roman" w:hAnsi="Calibri" w:cs="Times New Roman"/>
                    <w:color w:val="404040" w:themeColor="text1" w:themeTint="BF"/>
                    <w:sz w:val="24"/>
                    <w:szCs w:val="24"/>
                    <w:lang w:val="en-US"/>
                  </w:rPr>
                </w:rPrChange>
              </w:rPr>
            </w:pPr>
            <w:ins w:id="1130" w:author="Kamy Nz" w:date="2015-05-08T14:33:00Z">
              <w:r w:rsidRPr="00C67B4D">
                <w:rPr>
                  <w:rFonts w:ascii="Times New Roman" w:eastAsia="Times New Roman" w:hAnsi="Times New Roman" w:cs="Times New Roman"/>
                  <w:szCs w:val="22"/>
                  <w:lang w:val="en-US"/>
                  <w:rPrChange w:id="1131" w:author="Kamy Nz" w:date="2015-05-08T14:36:00Z">
                    <w:rPr>
                      <w:rFonts w:ascii="Calibri" w:eastAsia="Times New Roman" w:hAnsi="Calibri" w:cs="Times New Roman"/>
                      <w:sz w:val="24"/>
                      <w:szCs w:val="24"/>
                      <w:lang w:val="en-US"/>
                    </w:rPr>
                  </w:rPrChange>
                </w:rPr>
                <w:t> </w:t>
              </w:r>
            </w:ins>
          </w:p>
        </w:tc>
        <w:tc>
          <w:tcPr>
            <w:tcW w:w="378" w:type="dxa"/>
            <w:tcBorders>
              <w:top w:val="nil"/>
              <w:left w:val="nil"/>
              <w:bottom w:val="single" w:sz="4" w:space="0" w:color="auto"/>
              <w:right w:val="single" w:sz="4" w:space="0" w:color="auto"/>
            </w:tcBorders>
            <w:shd w:val="clear" w:color="auto" w:fill="auto"/>
            <w:noWrap/>
            <w:vAlign w:val="bottom"/>
            <w:hideMark/>
            <w:tcPrChange w:id="1132" w:author="Kamy Nz" w:date="2015-05-08T14:46:00Z">
              <w:tcPr>
                <w:tcW w:w="419" w:type="dxa"/>
                <w:gridSpan w:val="2"/>
                <w:tcBorders>
                  <w:top w:val="nil"/>
                  <w:left w:val="nil"/>
                  <w:bottom w:val="single" w:sz="4" w:space="0" w:color="auto"/>
                  <w:right w:val="single" w:sz="4" w:space="0" w:color="auto"/>
                </w:tcBorders>
                <w:shd w:val="clear" w:color="auto" w:fill="auto"/>
                <w:noWrap/>
                <w:vAlign w:val="bottom"/>
                <w:hideMark/>
              </w:tcPr>
            </w:tcPrChange>
          </w:tcPr>
          <w:p w14:paraId="3B3CA1E9" w14:textId="77777777" w:rsidR="00C67B4D" w:rsidRPr="00C67B4D" w:rsidRDefault="00C67B4D" w:rsidP="00C67B4D">
            <w:pPr>
              <w:keepNext/>
              <w:keepLines/>
              <w:spacing w:before="200" w:line="240" w:lineRule="auto"/>
              <w:outlineLvl w:val="7"/>
              <w:rPr>
                <w:ins w:id="1133" w:author="Kamy Nz" w:date="2015-05-08T14:33:00Z"/>
                <w:rFonts w:ascii="Times New Roman" w:eastAsia="Times New Roman" w:hAnsi="Times New Roman" w:cs="Times New Roman"/>
                <w:szCs w:val="22"/>
                <w:lang w:val="en-US"/>
                <w:rPrChange w:id="1134" w:author="Kamy Nz" w:date="2015-05-08T14:36:00Z">
                  <w:rPr>
                    <w:ins w:id="1135" w:author="Kamy Nz" w:date="2015-05-08T14:33:00Z"/>
                    <w:rFonts w:ascii="Calibri" w:eastAsia="Times New Roman" w:hAnsi="Calibri" w:cs="Times New Roman"/>
                    <w:color w:val="404040" w:themeColor="text1" w:themeTint="BF"/>
                    <w:sz w:val="24"/>
                    <w:szCs w:val="24"/>
                    <w:lang w:val="en-US"/>
                  </w:rPr>
                </w:rPrChange>
              </w:rPr>
            </w:pPr>
            <w:ins w:id="1136" w:author="Kamy Nz" w:date="2015-05-08T14:33:00Z">
              <w:r w:rsidRPr="00C67B4D">
                <w:rPr>
                  <w:rFonts w:ascii="Times New Roman" w:eastAsia="Times New Roman" w:hAnsi="Times New Roman" w:cs="Times New Roman"/>
                  <w:szCs w:val="22"/>
                  <w:lang w:val="en-US"/>
                  <w:rPrChange w:id="1137" w:author="Kamy Nz" w:date="2015-05-08T14:36:00Z">
                    <w:rPr>
                      <w:rFonts w:ascii="Calibri" w:eastAsia="Times New Roman" w:hAnsi="Calibri" w:cs="Times New Roman"/>
                      <w:sz w:val="24"/>
                      <w:szCs w:val="24"/>
                      <w:lang w:val="en-US"/>
                    </w:rPr>
                  </w:rPrChange>
                </w:rPr>
                <w:t> </w:t>
              </w:r>
            </w:ins>
          </w:p>
        </w:tc>
        <w:tc>
          <w:tcPr>
            <w:tcW w:w="379" w:type="dxa"/>
            <w:tcBorders>
              <w:top w:val="nil"/>
              <w:left w:val="nil"/>
              <w:bottom w:val="single" w:sz="4" w:space="0" w:color="auto"/>
              <w:right w:val="single" w:sz="4" w:space="0" w:color="auto"/>
            </w:tcBorders>
            <w:shd w:val="clear" w:color="auto" w:fill="auto"/>
            <w:noWrap/>
            <w:vAlign w:val="bottom"/>
            <w:hideMark/>
            <w:tcPrChange w:id="1138"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201C44DC" w14:textId="77777777" w:rsidR="00C67B4D" w:rsidRPr="00C67B4D" w:rsidRDefault="00C67B4D" w:rsidP="00C67B4D">
            <w:pPr>
              <w:keepNext/>
              <w:keepLines/>
              <w:spacing w:before="200" w:line="240" w:lineRule="auto"/>
              <w:outlineLvl w:val="7"/>
              <w:rPr>
                <w:ins w:id="1139" w:author="Kamy Nz" w:date="2015-05-08T14:33:00Z"/>
                <w:rFonts w:ascii="Times New Roman" w:eastAsia="Times New Roman" w:hAnsi="Times New Roman" w:cs="Times New Roman"/>
                <w:szCs w:val="22"/>
                <w:lang w:val="en-US"/>
                <w:rPrChange w:id="1140" w:author="Kamy Nz" w:date="2015-05-08T14:36:00Z">
                  <w:rPr>
                    <w:ins w:id="1141" w:author="Kamy Nz" w:date="2015-05-08T14:33:00Z"/>
                    <w:rFonts w:ascii="Calibri" w:eastAsia="Times New Roman" w:hAnsi="Calibri" w:cs="Times New Roman"/>
                    <w:color w:val="404040" w:themeColor="text1" w:themeTint="BF"/>
                    <w:sz w:val="24"/>
                    <w:szCs w:val="24"/>
                    <w:lang w:val="en-US"/>
                  </w:rPr>
                </w:rPrChange>
              </w:rPr>
            </w:pPr>
            <w:ins w:id="1142" w:author="Kamy Nz" w:date="2015-05-08T14:33:00Z">
              <w:r w:rsidRPr="00C67B4D">
                <w:rPr>
                  <w:rFonts w:ascii="Times New Roman" w:eastAsia="Times New Roman" w:hAnsi="Times New Roman" w:cs="Times New Roman"/>
                  <w:szCs w:val="22"/>
                  <w:lang w:val="en-US"/>
                  <w:rPrChange w:id="1143"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1144"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778A5DE5" w14:textId="77777777" w:rsidR="00C67B4D" w:rsidRPr="00C67B4D" w:rsidRDefault="00C67B4D" w:rsidP="00C67B4D">
            <w:pPr>
              <w:keepNext/>
              <w:keepLines/>
              <w:spacing w:before="200" w:line="240" w:lineRule="auto"/>
              <w:outlineLvl w:val="7"/>
              <w:rPr>
                <w:ins w:id="1145" w:author="Kamy Nz" w:date="2015-05-08T14:33:00Z"/>
                <w:rFonts w:ascii="Times New Roman" w:eastAsia="Times New Roman" w:hAnsi="Times New Roman" w:cs="Times New Roman"/>
                <w:szCs w:val="22"/>
                <w:lang w:val="en-US"/>
                <w:rPrChange w:id="1146" w:author="Kamy Nz" w:date="2015-05-08T14:36:00Z">
                  <w:rPr>
                    <w:ins w:id="1147" w:author="Kamy Nz" w:date="2015-05-08T14:33:00Z"/>
                    <w:rFonts w:ascii="Calibri" w:eastAsia="Times New Roman" w:hAnsi="Calibri" w:cs="Times New Roman"/>
                    <w:color w:val="404040" w:themeColor="text1" w:themeTint="BF"/>
                    <w:sz w:val="24"/>
                    <w:szCs w:val="24"/>
                    <w:lang w:val="en-US"/>
                  </w:rPr>
                </w:rPrChange>
              </w:rPr>
            </w:pPr>
            <w:ins w:id="1148" w:author="Kamy Nz" w:date="2015-05-08T14:33:00Z">
              <w:r w:rsidRPr="00C67B4D">
                <w:rPr>
                  <w:rFonts w:ascii="Times New Roman" w:eastAsia="Times New Roman" w:hAnsi="Times New Roman" w:cs="Times New Roman"/>
                  <w:szCs w:val="22"/>
                  <w:lang w:val="en-US"/>
                  <w:rPrChange w:id="1149"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1150"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12412051" w14:textId="77777777" w:rsidR="00C67B4D" w:rsidRPr="00C67B4D" w:rsidRDefault="00C67B4D" w:rsidP="00C67B4D">
            <w:pPr>
              <w:keepNext/>
              <w:keepLines/>
              <w:spacing w:before="200" w:line="240" w:lineRule="auto"/>
              <w:outlineLvl w:val="7"/>
              <w:rPr>
                <w:ins w:id="1151" w:author="Kamy Nz" w:date="2015-05-08T14:33:00Z"/>
                <w:rFonts w:ascii="Times New Roman" w:eastAsia="Times New Roman" w:hAnsi="Times New Roman" w:cs="Times New Roman"/>
                <w:szCs w:val="22"/>
                <w:lang w:val="en-US"/>
                <w:rPrChange w:id="1152" w:author="Kamy Nz" w:date="2015-05-08T14:36:00Z">
                  <w:rPr>
                    <w:ins w:id="1153" w:author="Kamy Nz" w:date="2015-05-08T14:33:00Z"/>
                    <w:rFonts w:ascii="Calibri" w:eastAsia="Times New Roman" w:hAnsi="Calibri" w:cs="Times New Roman"/>
                    <w:color w:val="404040" w:themeColor="text1" w:themeTint="BF"/>
                    <w:sz w:val="24"/>
                    <w:szCs w:val="24"/>
                    <w:lang w:val="en-US"/>
                  </w:rPr>
                </w:rPrChange>
              </w:rPr>
            </w:pPr>
            <w:ins w:id="1154" w:author="Kamy Nz" w:date="2015-05-08T14:33:00Z">
              <w:r w:rsidRPr="00C67B4D">
                <w:rPr>
                  <w:rFonts w:ascii="Times New Roman" w:eastAsia="Times New Roman" w:hAnsi="Times New Roman" w:cs="Times New Roman"/>
                  <w:szCs w:val="22"/>
                  <w:lang w:val="en-US"/>
                  <w:rPrChange w:id="1155" w:author="Kamy Nz" w:date="2015-05-08T14:36:00Z">
                    <w:rPr>
                      <w:rFonts w:ascii="Calibri" w:eastAsia="Times New Roman" w:hAnsi="Calibri" w:cs="Times New Roman"/>
                      <w:sz w:val="24"/>
                      <w:szCs w:val="24"/>
                      <w:lang w:val="en-US"/>
                    </w:rPr>
                  </w:rPrChange>
                </w:rPr>
                <w:t> </w:t>
              </w:r>
            </w:ins>
          </w:p>
        </w:tc>
        <w:tc>
          <w:tcPr>
            <w:tcW w:w="363" w:type="dxa"/>
            <w:tcBorders>
              <w:top w:val="nil"/>
              <w:left w:val="nil"/>
              <w:bottom w:val="single" w:sz="4" w:space="0" w:color="auto"/>
              <w:right w:val="single" w:sz="4" w:space="0" w:color="auto"/>
            </w:tcBorders>
            <w:shd w:val="clear" w:color="auto" w:fill="auto"/>
            <w:noWrap/>
            <w:vAlign w:val="bottom"/>
            <w:hideMark/>
            <w:tcPrChange w:id="1156" w:author="Kamy Nz" w:date="2015-05-08T14:46:00Z">
              <w:tcPr>
                <w:tcW w:w="363" w:type="dxa"/>
                <w:tcBorders>
                  <w:top w:val="nil"/>
                  <w:left w:val="nil"/>
                  <w:bottom w:val="single" w:sz="4" w:space="0" w:color="auto"/>
                  <w:right w:val="single" w:sz="4" w:space="0" w:color="auto"/>
                </w:tcBorders>
                <w:shd w:val="clear" w:color="auto" w:fill="auto"/>
                <w:noWrap/>
                <w:vAlign w:val="bottom"/>
                <w:hideMark/>
              </w:tcPr>
            </w:tcPrChange>
          </w:tcPr>
          <w:p w14:paraId="67817C4B" w14:textId="77777777" w:rsidR="00C67B4D" w:rsidRPr="00C67B4D" w:rsidRDefault="00C67B4D" w:rsidP="00C67B4D">
            <w:pPr>
              <w:keepNext/>
              <w:keepLines/>
              <w:spacing w:before="200" w:line="240" w:lineRule="auto"/>
              <w:outlineLvl w:val="7"/>
              <w:rPr>
                <w:ins w:id="1157" w:author="Kamy Nz" w:date="2015-05-08T14:33:00Z"/>
                <w:rFonts w:ascii="Times New Roman" w:eastAsia="Times New Roman" w:hAnsi="Times New Roman" w:cs="Times New Roman"/>
                <w:szCs w:val="22"/>
                <w:lang w:val="en-US"/>
                <w:rPrChange w:id="1158" w:author="Kamy Nz" w:date="2015-05-08T14:36:00Z">
                  <w:rPr>
                    <w:ins w:id="1159" w:author="Kamy Nz" w:date="2015-05-08T14:33:00Z"/>
                    <w:rFonts w:ascii="Calibri" w:eastAsia="Times New Roman" w:hAnsi="Calibri" w:cs="Times New Roman"/>
                    <w:color w:val="404040" w:themeColor="text1" w:themeTint="BF"/>
                    <w:sz w:val="24"/>
                    <w:szCs w:val="24"/>
                    <w:lang w:val="en-US"/>
                  </w:rPr>
                </w:rPrChange>
              </w:rPr>
            </w:pPr>
            <w:ins w:id="1160" w:author="Kamy Nz" w:date="2015-05-08T14:33:00Z">
              <w:r w:rsidRPr="00C67B4D">
                <w:rPr>
                  <w:rFonts w:ascii="Times New Roman" w:eastAsia="Times New Roman" w:hAnsi="Times New Roman" w:cs="Times New Roman"/>
                  <w:szCs w:val="22"/>
                  <w:lang w:val="en-US"/>
                  <w:rPrChange w:id="1161" w:author="Kamy Nz" w:date="2015-05-08T14:36:00Z">
                    <w:rPr>
                      <w:rFonts w:ascii="Calibri" w:eastAsia="Times New Roman" w:hAnsi="Calibri" w:cs="Times New Roman"/>
                      <w:sz w:val="24"/>
                      <w:szCs w:val="24"/>
                      <w:lang w:val="en-US"/>
                    </w:rPr>
                  </w:rPrChange>
                </w:rPr>
                <w:t> </w:t>
              </w:r>
            </w:ins>
          </w:p>
        </w:tc>
        <w:tc>
          <w:tcPr>
            <w:tcW w:w="435" w:type="dxa"/>
            <w:tcBorders>
              <w:top w:val="nil"/>
              <w:left w:val="nil"/>
              <w:bottom w:val="single" w:sz="4" w:space="0" w:color="auto"/>
              <w:right w:val="single" w:sz="4" w:space="0" w:color="auto"/>
            </w:tcBorders>
            <w:shd w:val="clear" w:color="auto" w:fill="auto"/>
            <w:noWrap/>
            <w:vAlign w:val="bottom"/>
            <w:hideMark/>
            <w:tcPrChange w:id="1162" w:author="Kamy Nz" w:date="2015-05-08T14:46:00Z">
              <w:tcPr>
                <w:tcW w:w="435" w:type="dxa"/>
                <w:tcBorders>
                  <w:top w:val="nil"/>
                  <w:left w:val="nil"/>
                  <w:bottom w:val="single" w:sz="4" w:space="0" w:color="auto"/>
                  <w:right w:val="single" w:sz="4" w:space="0" w:color="auto"/>
                </w:tcBorders>
                <w:shd w:val="clear" w:color="auto" w:fill="auto"/>
                <w:noWrap/>
                <w:vAlign w:val="bottom"/>
                <w:hideMark/>
              </w:tcPr>
            </w:tcPrChange>
          </w:tcPr>
          <w:p w14:paraId="6D8A4447" w14:textId="77777777" w:rsidR="00C67B4D" w:rsidRPr="00C67B4D" w:rsidRDefault="00C67B4D" w:rsidP="00C67B4D">
            <w:pPr>
              <w:keepNext/>
              <w:keepLines/>
              <w:spacing w:before="200" w:line="240" w:lineRule="auto"/>
              <w:outlineLvl w:val="7"/>
              <w:rPr>
                <w:ins w:id="1163" w:author="Kamy Nz" w:date="2015-05-08T14:33:00Z"/>
                <w:rFonts w:ascii="Times New Roman" w:eastAsia="Times New Roman" w:hAnsi="Times New Roman" w:cs="Times New Roman"/>
                <w:szCs w:val="22"/>
                <w:lang w:val="en-US"/>
                <w:rPrChange w:id="1164" w:author="Kamy Nz" w:date="2015-05-08T14:36:00Z">
                  <w:rPr>
                    <w:ins w:id="1165" w:author="Kamy Nz" w:date="2015-05-08T14:33:00Z"/>
                    <w:rFonts w:ascii="Calibri" w:eastAsia="Times New Roman" w:hAnsi="Calibri" w:cs="Times New Roman"/>
                    <w:color w:val="404040" w:themeColor="text1" w:themeTint="BF"/>
                    <w:sz w:val="24"/>
                    <w:szCs w:val="24"/>
                    <w:lang w:val="en-US"/>
                  </w:rPr>
                </w:rPrChange>
              </w:rPr>
            </w:pPr>
            <w:ins w:id="1166" w:author="Kamy Nz" w:date="2015-05-08T14:33:00Z">
              <w:r w:rsidRPr="00C67B4D">
                <w:rPr>
                  <w:rFonts w:ascii="Times New Roman" w:eastAsia="Times New Roman" w:hAnsi="Times New Roman" w:cs="Times New Roman"/>
                  <w:szCs w:val="22"/>
                  <w:lang w:val="en-US"/>
                  <w:rPrChange w:id="1167"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000000" w:fill="3366FF"/>
            <w:noWrap/>
            <w:vAlign w:val="bottom"/>
            <w:hideMark/>
            <w:tcPrChange w:id="1168" w:author="Kamy Nz" w:date="2015-05-08T14:46:00Z">
              <w:tcPr>
                <w:tcW w:w="460" w:type="dxa"/>
                <w:tcBorders>
                  <w:top w:val="nil"/>
                  <w:left w:val="nil"/>
                  <w:bottom w:val="single" w:sz="4" w:space="0" w:color="auto"/>
                  <w:right w:val="single" w:sz="4" w:space="0" w:color="auto"/>
                </w:tcBorders>
                <w:shd w:val="clear" w:color="000000" w:fill="3366FF"/>
                <w:noWrap/>
                <w:vAlign w:val="bottom"/>
                <w:hideMark/>
              </w:tcPr>
            </w:tcPrChange>
          </w:tcPr>
          <w:p w14:paraId="6C6A3B5F" w14:textId="77777777" w:rsidR="00C67B4D" w:rsidRPr="00C67B4D" w:rsidRDefault="00C67B4D" w:rsidP="00C67B4D">
            <w:pPr>
              <w:keepNext/>
              <w:keepLines/>
              <w:spacing w:before="200" w:line="240" w:lineRule="auto"/>
              <w:outlineLvl w:val="7"/>
              <w:rPr>
                <w:ins w:id="1169" w:author="Kamy Nz" w:date="2015-05-08T14:33:00Z"/>
                <w:rFonts w:ascii="Times New Roman" w:eastAsia="Times New Roman" w:hAnsi="Times New Roman" w:cs="Times New Roman"/>
                <w:szCs w:val="22"/>
                <w:lang w:val="en-US"/>
                <w:rPrChange w:id="1170" w:author="Kamy Nz" w:date="2015-05-08T14:36:00Z">
                  <w:rPr>
                    <w:ins w:id="1171" w:author="Kamy Nz" w:date="2015-05-08T14:33:00Z"/>
                    <w:rFonts w:ascii="Calibri" w:eastAsia="Times New Roman" w:hAnsi="Calibri" w:cs="Times New Roman"/>
                    <w:color w:val="404040" w:themeColor="text1" w:themeTint="BF"/>
                    <w:sz w:val="24"/>
                    <w:szCs w:val="24"/>
                    <w:lang w:val="en-US"/>
                  </w:rPr>
                </w:rPrChange>
              </w:rPr>
            </w:pPr>
            <w:ins w:id="1172" w:author="Kamy Nz" w:date="2015-05-08T14:33:00Z">
              <w:r w:rsidRPr="00C67B4D">
                <w:rPr>
                  <w:rFonts w:ascii="Times New Roman" w:eastAsia="Times New Roman" w:hAnsi="Times New Roman" w:cs="Times New Roman"/>
                  <w:szCs w:val="22"/>
                  <w:lang w:val="en-US"/>
                  <w:rPrChange w:id="1173"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000000" w:fill="3366FF"/>
            <w:noWrap/>
            <w:vAlign w:val="bottom"/>
            <w:hideMark/>
            <w:tcPrChange w:id="1174" w:author="Kamy Nz" w:date="2015-05-08T14:46:00Z">
              <w:tcPr>
                <w:tcW w:w="460" w:type="dxa"/>
                <w:tcBorders>
                  <w:top w:val="nil"/>
                  <w:left w:val="nil"/>
                  <w:bottom w:val="single" w:sz="4" w:space="0" w:color="auto"/>
                  <w:right w:val="single" w:sz="4" w:space="0" w:color="auto"/>
                </w:tcBorders>
                <w:shd w:val="clear" w:color="000000" w:fill="3366FF"/>
                <w:noWrap/>
                <w:vAlign w:val="bottom"/>
                <w:hideMark/>
              </w:tcPr>
            </w:tcPrChange>
          </w:tcPr>
          <w:p w14:paraId="427494C9" w14:textId="77777777" w:rsidR="00C67B4D" w:rsidRPr="00C67B4D" w:rsidRDefault="00C67B4D" w:rsidP="00C67B4D">
            <w:pPr>
              <w:keepNext/>
              <w:keepLines/>
              <w:spacing w:before="200" w:line="240" w:lineRule="auto"/>
              <w:outlineLvl w:val="7"/>
              <w:rPr>
                <w:ins w:id="1175" w:author="Kamy Nz" w:date="2015-05-08T14:33:00Z"/>
                <w:rFonts w:ascii="Times New Roman" w:eastAsia="Times New Roman" w:hAnsi="Times New Roman" w:cs="Times New Roman"/>
                <w:szCs w:val="22"/>
                <w:lang w:val="en-US"/>
                <w:rPrChange w:id="1176" w:author="Kamy Nz" w:date="2015-05-08T14:36:00Z">
                  <w:rPr>
                    <w:ins w:id="1177" w:author="Kamy Nz" w:date="2015-05-08T14:33:00Z"/>
                    <w:rFonts w:ascii="Calibri" w:eastAsia="Times New Roman" w:hAnsi="Calibri" w:cs="Times New Roman"/>
                    <w:color w:val="404040" w:themeColor="text1" w:themeTint="BF"/>
                    <w:sz w:val="24"/>
                    <w:szCs w:val="24"/>
                    <w:lang w:val="en-US"/>
                  </w:rPr>
                </w:rPrChange>
              </w:rPr>
            </w:pPr>
            <w:ins w:id="1178" w:author="Kamy Nz" w:date="2015-05-08T14:33:00Z">
              <w:r w:rsidRPr="00C67B4D">
                <w:rPr>
                  <w:rFonts w:ascii="Times New Roman" w:eastAsia="Times New Roman" w:hAnsi="Times New Roman" w:cs="Times New Roman"/>
                  <w:szCs w:val="22"/>
                  <w:lang w:val="en-US"/>
                  <w:rPrChange w:id="1179" w:author="Kamy Nz" w:date="2015-05-08T14:36:00Z">
                    <w:rPr>
                      <w:rFonts w:ascii="Calibri" w:eastAsia="Times New Roman" w:hAnsi="Calibri" w:cs="Times New Roman"/>
                      <w:sz w:val="24"/>
                      <w:szCs w:val="24"/>
                      <w:lang w:val="en-US"/>
                    </w:rPr>
                  </w:rPrChange>
                </w:rPr>
                <w:t> </w:t>
              </w:r>
            </w:ins>
          </w:p>
        </w:tc>
        <w:tc>
          <w:tcPr>
            <w:tcW w:w="488" w:type="dxa"/>
            <w:tcBorders>
              <w:top w:val="nil"/>
              <w:left w:val="nil"/>
              <w:bottom w:val="single" w:sz="4" w:space="0" w:color="auto"/>
              <w:right w:val="single" w:sz="4" w:space="0" w:color="auto"/>
            </w:tcBorders>
            <w:shd w:val="clear" w:color="000000" w:fill="3366FF"/>
            <w:noWrap/>
            <w:vAlign w:val="bottom"/>
            <w:hideMark/>
            <w:tcPrChange w:id="1180" w:author="Kamy Nz" w:date="2015-05-08T14:46:00Z">
              <w:tcPr>
                <w:tcW w:w="488" w:type="dxa"/>
                <w:tcBorders>
                  <w:top w:val="nil"/>
                  <w:left w:val="nil"/>
                  <w:bottom w:val="single" w:sz="4" w:space="0" w:color="auto"/>
                  <w:right w:val="single" w:sz="4" w:space="0" w:color="auto"/>
                </w:tcBorders>
                <w:shd w:val="clear" w:color="000000" w:fill="3366FF"/>
                <w:noWrap/>
                <w:vAlign w:val="bottom"/>
                <w:hideMark/>
              </w:tcPr>
            </w:tcPrChange>
          </w:tcPr>
          <w:p w14:paraId="0D7CC4CE" w14:textId="77777777" w:rsidR="00C67B4D" w:rsidRPr="00C67B4D" w:rsidRDefault="00C67B4D" w:rsidP="00C67B4D">
            <w:pPr>
              <w:keepNext/>
              <w:keepLines/>
              <w:spacing w:before="200" w:line="240" w:lineRule="auto"/>
              <w:outlineLvl w:val="7"/>
              <w:rPr>
                <w:ins w:id="1181" w:author="Kamy Nz" w:date="2015-05-08T14:33:00Z"/>
                <w:rFonts w:ascii="Times New Roman" w:eastAsia="Times New Roman" w:hAnsi="Times New Roman" w:cs="Times New Roman"/>
                <w:szCs w:val="22"/>
                <w:lang w:val="en-US"/>
                <w:rPrChange w:id="1182" w:author="Kamy Nz" w:date="2015-05-08T14:36:00Z">
                  <w:rPr>
                    <w:ins w:id="1183" w:author="Kamy Nz" w:date="2015-05-08T14:33:00Z"/>
                    <w:rFonts w:ascii="Calibri" w:eastAsia="Times New Roman" w:hAnsi="Calibri" w:cs="Times New Roman"/>
                    <w:color w:val="404040" w:themeColor="text1" w:themeTint="BF"/>
                    <w:sz w:val="24"/>
                    <w:szCs w:val="24"/>
                    <w:lang w:val="en-US"/>
                  </w:rPr>
                </w:rPrChange>
              </w:rPr>
            </w:pPr>
            <w:ins w:id="1184" w:author="Kamy Nz" w:date="2015-05-08T14:33:00Z">
              <w:r w:rsidRPr="00C67B4D">
                <w:rPr>
                  <w:rFonts w:ascii="Times New Roman" w:eastAsia="Times New Roman" w:hAnsi="Times New Roman" w:cs="Times New Roman"/>
                  <w:szCs w:val="22"/>
                  <w:lang w:val="en-US"/>
                  <w:rPrChange w:id="1185" w:author="Kamy Nz" w:date="2015-05-08T14:36:00Z">
                    <w:rPr>
                      <w:rFonts w:ascii="Calibri" w:eastAsia="Times New Roman" w:hAnsi="Calibri" w:cs="Times New Roman"/>
                      <w:sz w:val="24"/>
                      <w:szCs w:val="24"/>
                      <w:lang w:val="en-US"/>
                    </w:rPr>
                  </w:rPrChange>
                </w:rPr>
                <w:t> </w:t>
              </w:r>
            </w:ins>
          </w:p>
        </w:tc>
        <w:tc>
          <w:tcPr>
            <w:tcW w:w="432" w:type="dxa"/>
            <w:tcBorders>
              <w:top w:val="nil"/>
              <w:left w:val="nil"/>
              <w:bottom w:val="single" w:sz="4" w:space="0" w:color="auto"/>
              <w:right w:val="single" w:sz="4" w:space="0" w:color="auto"/>
            </w:tcBorders>
            <w:shd w:val="clear" w:color="000000" w:fill="3366FF"/>
            <w:noWrap/>
            <w:vAlign w:val="bottom"/>
            <w:hideMark/>
            <w:tcPrChange w:id="1186" w:author="Kamy Nz" w:date="2015-05-08T14:46:00Z">
              <w:tcPr>
                <w:tcW w:w="432" w:type="dxa"/>
                <w:tcBorders>
                  <w:top w:val="nil"/>
                  <w:left w:val="nil"/>
                  <w:bottom w:val="single" w:sz="4" w:space="0" w:color="auto"/>
                  <w:right w:val="single" w:sz="4" w:space="0" w:color="auto"/>
                </w:tcBorders>
                <w:shd w:val="clear" w:color="000000" w:fill="3366FF"/>
                <w:noWrap/>
                <w:vAlign w:val="bottom"/>
                <w:hideMark/>
              </w:tcPr>
            </w:tcPrChange>
          </w:tcPr>
          <w:p w14:paraId="0696C7E4" w14:textId="77777777" w:rsidR="00C67B4D" w:rsidRPr="00C67B4D" w:rsidRDefault="00C67B4D" w:rsidP="00C67B4D">
            <w:pPr>
              <w:keepNext/>
              <w:keepLines/>
              <w:spacing w:before="200" w:line="240" w:lineRule="auto"/>
              <w:outlineLvl w:val="7"/>
              <w:rPr>
                <w:ins w:id="1187" w:author="Kamy Nz" w:date="2015-05-08T14:33:00Z"/>
                <w:rFonts w:ascii="Times New Roman" w:eastAsia="Times New Roman" w:hAnsi="Times New Roman" w:cs="Times New Roman"/>
                <w:szCs w:val="22"/>
                <w:lang w:val="en-US"/>
                <w:rPrChange w:id="1188" w:author="Kamy Nz" w:date="2015-05-08T14:36:00Z">
                  <w:rPr>
                    <w:ins w:id="1189" w:author="Kamy Nz" w:date="2015-05-08T14:33:00Z"/>
                    <w:rFonts w:ascii="Calibri" w:eastAsia="Times New Roman" w:hAnsi="Calibri" w:cs="Times New Roman"/>
                    <w:color w:val="404040" w:themeColor="text1" w:themeTint="BF"/>
                    <w:sz w:val="24"/>
                    <w:szCs w:val="24"/>
                    <w:lang w:val="en-US"/>
                  </w:rPr>
                </w:rPrChange>
              </w:rPr>
            </w:pPr>
            <w:ins w:id="1190" w:author="Kamy Nz" w:date="2015-05-08T14:33:00Z">
              <w:r w:rsidRPr="00C67B4D">
                <w:rPr>
                  <w:rFonts w:ascii="Times New Roman" w:eastAsia="Times New Roman" w:hAnsi="Times New Roman" w:cs="Times New Roman"/>
                  <w:szCs w:val="22"/>
                  <w:lang w:val="en-US"/>
                  <w:rPrChange w:id="1191"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1192"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617F1A04" w14:textId="77777777" w:rsidR="00C67B4D" w:rsidRPr="00C67B4D" w:rsidRDefault="00C67B4D" w:rsidP="00C67B4D">
            <w:pPr>
              <w:keepNext/>
              <w:keepLines/>
              <w:spacing w:before="200" w:line="240" w:lineRule="auto"/>
              <w:outlineLvl w:val="7"/>
              <w:rPr>
                <w:ins w:id="1193" w:author="Kamy Nz" w:date="2015-05-08T14:33:00Z"/>
                <w:rFonts w:ascii="Times New Roman" w:eastAsia="Times New Roman" w:hAnsi="Times New Roman" w:cs="Times New Roman"/>
                <w:szCs w:val="22"/>
                <w:lang w:val="en-US"/>
                <w:rPrChange w:id="1194" w:author="Kamy Nz" w:date="2015-05-08T14:36:00Z">
                  <w:rPr>
                    <w:ins w:id="1195" w:author="Kamy Nz" w:date="2015-05-08T14:33:00Z"/>
                    <w:rFonts w:ascii="Calibri" w:eastAsia="Times New Roman" w:hAnsi="Calibri" w:cs="Times New Roman"/>
                    <w:color w:val="404040" w:themeColor="text1" w:themeTint="BF"/>
                    <w:sz w:val="24"/>
                    <w:szCs w:val="24"/>
                    <w:lang w:val="en-US"/>
                  </w:rPr>
                </w:rPrChange>
              </w:rPr>
            </w:pPr>
            <w:ins w:id="1196" w:author="Kamy Nz" w:date="2015-05-08T14:33:00Z">
              <w:r w:rsidRPr="00C67B4D">
                <w:rPr>
                  <w:rFonts w:ascii="Times New Roman" w:eastAsia="Times New Roman" w:hAnsi="Times New Roman" w:cs="Times New Roman"/>
                  <w:szCs w:val="22"/>
                  <w:lang w:val="en-US"/>
                  <w:rPrChange w:id="1197" w:author="Kamy Nz" w:date="2015-05-08T14:36:00Z">
                    <w:rPr>
                      <w:rFonts w:ascii="Calibri" w:eastAsia="Times New Roman" w:hAnsi="Calibri" w:cs="Times New Roman"/>
                      <w:sz w:val="24"/>
                      <w:szCs w:val="24"/>
                      <w:lang w:val="en-US"/>
                    </w:rPr>
                  </w:rPrChange>
                </w:rPr>
                <w:t> </w:t>
              </w:r>
            </w:ins>
          </w:p>
        </w:tc>
        <w:tc>
          <w:tcPr>
            <w:tcW w:w="525" w:type="dxa"/>
            <w:gridSpan w:val="2"/>
            <w:tcBorders>
              <w:top w:val="nil"/>
              <w:left w:val="nil"/>
              <w:bottom w:val="single" w:sz="4" w:space="0" w:color="auto"/>
              <w:right w:val="single" w:sz="4" w:space="0" w:color="auto"/>
            </w:tcBorders>
            <w:shd w:val="clear" w:color="auto" w:fill="auto"/>
            <w:noWrap/>
            <w:vAlign w:val="bottom"/>
            <w:hideMark/>
            <w:tcPrChange w:id="1198" w:author="Kamy Nz" w:date="2015-05-08T14:46:00Z">
              <w:tcPr>
                <w:tcW w:w="525" w:type="dxa"/>
                <w:gridSpan w:val="2"/>
                <w:tcBorders>
                  <w:top w:val="nil"/>
                  <w:left w:val="nil"/>
                  <w:bottom w:val="single" w:sz="4" w:space="0" w:color="auto"/>
                  <w:right w:val="single" w:sz="4" w:space="0" w:color="auto"/>
                </w:tcBorders>
                <w:shd w:val="clear" w:color="auto" w:fill="auto"/>
                <w:noWrap/>
                <w:vAlign w:val="bottom"/>
                <w:hideMark/>
              </w:tcPr>
            </w:tcPrChange>
          </w:tcPr>
          <w:p w14:paraId="64160163" w14:textId="77777777" w:rsidR="00C67B4D" w:rsidRPr="00C67B4D" w:rsidRDefault="00C67B4D" w:rsidP="00C67B4D">
            <w:pPr>
              <w:keepNext/>
              <w:keepLines/>
              <w:spacing w:before="200" w:line="240" w:lineRule="auto"/>
              <w:outlineLvl w:val="7"/>
              <w:rPr>
                <w:ins w:id="1199" w:author="Kamy Nz" w:date="2015-05-08T14:33:00Z"/>
                <w:rFonts w:ascii="Times New Roman" w:eastAsia="Times New Roman" w:hAnsi="Times New Roman" w:cs="Times New Roman"/>
                <w:szCs w:val="22"/>
                <w:lang w:val="en-US"/>
                <w:rPrChange w:id="1200" w:author="Kamy Nz" w:date="2015-05-08T14:36:00Z">
                  <w:rPr>
                    <w:ins w:id="1201" w:author="Kamy Nz" w:date="2015-05-08T14:33:00Z"/>
                    <w:rFonts w:ascii="Calibri" w:eastAsia="Times New Roman" w:hAnsi="Calibri" w:cs="Times New Roman"/>
                    <w:color w:val="404040" w:themeColor="text1" w:themeTint="BF"/>
                    <w:sz w:val="24"/>
                    <w:szCs w:val="24"/>
                    <w:lang w:val="en-US"/>
                  </w:rPr>
                </w:rPrChange>
              </w:rPr>
            </w:pPr>
            <w:ins w:id="1202" w:author="Kamy Nz" w:date="2015-05-08T14:33:00Z">
              <w:r w:rsidRPr="00C67B4D">
                <w:rPr>
                  <w:rFonts w:ascii="Times New Roman" w:eastAsia="Times New Roman" w:hAnsi="Times New Roman" w:cs="Times New Roman"/>
                  <w:szCs w:val="22"/>
                  <w:lang w:val="en-US"/>
                  <w:rPrChange w:id="1203" w:author="Kamy Nz" w:date="2015-05-08T14:36:00Z">
                    <w:rPr>
                      <w:rFonts w:ascii="Calibri" w:eastAsia="Times New Roman" w:hAnsi="Calibri" w:cs="Times New Roman"/>
                      <w:sz w:val="24"/>
                      <w:szCs w:val="24"/>
                      <w:lang w:val="en-US"/>
                    </w:rPr>
                  </w:rPrChange>
                </w:rPr>
                <w:t> </w:t>
              </w:r>
            </w:ins>
          </w:p>
        </w:tc>
      </w:tr>
      <w:tr w:rsidR="00C67B4D" w:rsidRPr="00C67B4D" w14:paraId="0FAAEFC9" w14:textId="77777777" w:rsidTr="00C67B4D">
        <w:trPr>
          <w:trHeight w:val="300"/>
          <w:ins w:id="1204" w:author="Kamy Nz" w:date="2015-05-08T14:33:00Z"/>
          <w:trPrChange w:id="1205" w:author="Kamy Nz" w:date="2015-05-08T14:46:00Z">
            <w:trPr>
              <w:trHeight w:val="300"/>
            </w:trPr>
          </w:trPrChange>
        </w:trPr>
        <w:tc>
          <w:tcPr>
            <w:tcW w:w="3261" w:type="dxa"/>
            <w:tcBorders>
              <w:top w:val="nil"/>
              <w:left w:val="single" w:sz="4" w:space="0" w:color="auto"/>
              <w:bottom w:val="single" w:sz="4" w:space="0" w:color="auto"/>
              <w:right w:val="single" w:sz="4" w:space="0" w:color="auto"/>
            </w:tcBorders>
            <w:shd w:val="clear" w:color="auto" w:fill="auto"/>
            <w:noWrap/>
            <w:vAlign w:val="bottom"/>
            <w:hideMark/>
            <w:tcPrChange w:id="1206" w:author="Kamy Nz" w:date="2015-05-08T14:46:00Z">
              <w:tcPr>
                <w:tcW w:w="3333"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B57CA1A" w14:textId="77777777" w:rsidR="00C67B4D" w:rsidRPr="00C67B4D" w:rsidRDefault="00C67B4D">
            <w:pPr>
              <w:spacing w:line="240" w:lineRule="auto"/>
              <w:jc w:val="both"/>
              <w:rPr>
                <w:ins w:id="1207" w:author="Kamy Nz" w:date="2015-05-08T14:33:00Z"/>
                <w:rFonts w:ascii="Times New Roman" w:eastAsia="Times New Roman" w:hAnsi="Times New Roman" w:cs="Times New Roman"/>
                <w:szCs w:val="22"/>
                <w:lang w:val="en-US"/>
                <w:rPrChange w:id="1208" w:author="Kamy Nz" w:date="2015-05-08T14:36:00Z">
                  <w:rPr>
                    <w:ins w:id="1209" w:author="Kamy Nz" w:date="2015-05-08T14:33:00Z"/>
                    <w:rFonts w:ascii="Calibri" w:eastAsia="Times New Roman" w:hAnsi="Calibri" w:cs="Times New Roman"/>
                    <w:sz w:val="24"/>
                    <w:szCs w:val="24"/>
                    <w:lang w:val="en-US"/>
                  </w:rPr>
                </w:rPrChange>
              </w:rPr>
              <w:pPrChange w:id="1210" w:author="Kamy Nz" w:date="2015-05-08T14:46:00Z">
                <w:pPr>
                  <w:spacing w:line="240" w:lineRule="auto"/>
                </w:pPr>
              </w:pPrChange>
            </w:pPr>
            <w:ins w:id="1211" w:author="Kamy Nz" w:date="2015-05-08T14:33:00Z">
              <w:r w:rsidRPr="00C67B4D">
                <w:rPr>
                  <w:rFonts w:ascii="Times New Roman" w:eastAsia="Times New Roman" w:hAnsi="Times New Roman" w:cs="Times New Roman"/>
                  <w:szCs w:val="22"/>
                  <w:lang w:val="en-US"/>
                  <w:rPrChange w:id="1212" w:author="Kamy Nz" w:date="2015-05-08T14:36:00Z">
                    <w:rPr>
                      <w:rFonts w:ascii="Calibri" w:eastAsia="Times New Roman" w:hAnsi="Calibri" w:cs="Times New Roman"/>
                      <w:sz w:val="24"/>
                      <w:szCs w:val="24"/>
                      <w:lang w:val="en-US"/>
                    </w:rPr>
                  </w:rPrChange>
                </w:rPr>
                <w:t xml:space="preserve">8. </w:t>
              </w:r>
              <w:proofErr w:type="spellStart"/>
              <w:r w:rsidRPr="00C67B4D">
                <w:rPr>
                  <w:rFonts w:ascii="Times New Roman" w:eastAsia="Times New Roman" w:hAnsi="Times New Roman" w:cs="Times New Roman"/>
                  <w:szCs w:val="22"/>
                  <w:lang w:val="en-US"/>
                  <w:rPrChange w:id="1213" w:author="Kamy Nz" w:date="2015-05-08T14:36:00Z">
                    <w:rPr>
                      <w:rFonts w:ascii="Calibri" w:eastAsia="Times New Roman" w:hAnsi="Calibri" w:cs="Times New Roman"/>
                      <w:sz w:val="24"/>
                      <w:szCs w:val="24"/>
                      <w:lang w:val="en-US"/>
                    </w:rPr>
                  </w:rPrChange>
                </w:rPr>
                <w:t>Empezar</w:t>
              </w:r>
              <w:proofErr w:type="spellEnd"/>
              <w:r w:rsidRPr="00C67B4D">
                <w:rPr>
                  <w:rFonts w:ascii="Times New Roman" w:eastAsia="Times New Roman" w:hAnsi="Times New Roman" w:cs="Times New Roman"/>
                  <w:szCs w:val="22"/>
                  <w:lang w:val="en-US"/>
                  <w:rPrChange w:id="1214" w:author="Kamy Nz" w:date="2015-05-08T14:36:00Z">
                    <w:rPr>
                      <w:rFonts w:ascii="Calibri" w:eastAsia="Times New Roman" w:hAnsi="Calibri" w:cs="Times New Roman"/>
                      <w:sz w:val="24"/>
                      <w:szCs w:val="24"/>
                      <w:lang w:val="en-US"/>
                    </w:rPr>
                  </w:rPrChange>
                </w:rPr>
                <w:t xml:space="preserve"> el </w:t>
              </w:r>
              <w:proofErr w:type="spellStart"/>
              <w:r w:rsidRPr="00C67B4D">
                <w:rPr>
                  <w:rFonts w:ascii="Times New Roman" w:eastAsia="Times New Roman" w:hAnsi="Times New Roman" w:cs="Times New Roman"/>
                  <w:szCs w:val="22"/>
                  <w:lang w:val="en-US"/>
                  <w:rPrChange w:id="1215" w:author="Kamy Nz" w:date="2015-05-08T14:36:00Z">
                    <w:rPr>
                      <w:rFonts w:ascii="Calibri" w:eastAsia="Times New Roman" w:hAnsi="Calibri" w:cs="Times New Roman"/>
                      <w:sz w:val="24"/>
                      <w:szCs w:val="24"/>
                      <w:lang w:val="en-US"/>
                    </w:rPr>
                  </w:rPrChange>
                </w:rPr>
                <w:t>análisis</w:t>
              </w:r>
              <w:proofErr w:type="spellEnd"/>
              <w:r w:rsidRPr="00C67B4D">
                <w:rPr>
                  <w:rFonts w:ascii="Times New Roman" w:eastAsia="Times New Roman" w:hAnsi="Times New Roman" w:cs="Times New Roman"/>
                  <w:szCs w:val="22"/>
                  <w:lang w:val="en-US"/>
                  <w:rPrChange w:id="1216" w:author="Kamy Nz" w:date="2015-05-08T14:36:00Z">
                    <w:rPr>
                      <w:rFonts w:ascii="Calibri" w:eastAsia="Times New Roman" w:hAnsi="Calibri" w:cs="Times New Roman"/>
                      <w:sz w:val="24"/>
                      <w:szCs w:val="24"/>
                      <w:lang w:val="en-US"/>
                    </w:rPr>
                  </w:rPrChange>
                </w:rPr>
                <w:t xml:space="preserve"> general de los </w:t>
              </w:r>
              <w:proofErr w:type="spellStart"/>
              <w:r w:rsidRPr="00C67B4D">
                <w:rPr>
                  <w:rFonts w:ascii="Times New Roman" w:eastAsia="Times New Roman" w:hAnsi="Times New Roman" w:cs="Times New Roman"/>
                  <w:szCs w:val="22"/>
                  <w:lang w:val="en-US"/>
                  <w:rPrChange w:id="1217" w:author="Kamy Nz" w:date="2015-05-08T14:36:00Z">
                    <w:rPr>
                      <w:rFonts w:ascii="Calibri" w:eastAsia="Times New Roman" w:hAnsi="Calibri" w:cs="Times New Roman"/>
                      <w:sz w:val="24"/>
                      <w:szCs w:val="24"/>
                      <w:lang w:val="en-US"/>
                    </w:rPr>
                  </w:rPrChange>
                </w:rPr>
                <w:t>resultados</w:t>
              </w:r>
              <w:proofErr w:type="spellEnd"/>
              <w:r w:rsidRPr="00C67B4D">
                <w:rPr>
                  <w:rFonts w:ascii="Times New Roman" w:eastAsia="Times New Roman" w:hAnsi="Times New Roman" w:cs="Times New Roman"/>
                  <w:szCs w:val="22"/>
                  <w:lang w:val="en-US"/>
                  <w:rPrChange w:id="1218"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1219" w:author="Kamy Nz" w:date="2015-05-08T14:36:00Z">
                    <w:rPr>
                      <w:rFonts w:ascii="Calibri" w:eastAsia="Times New Roman" w:hAnsi="Calibri" w:cs="Times New Roman"/>
                      <w:sz w:val="24"/>
                      <w:szCs w:val="24"/>
                      <w:lang w:val="en-US"/>
                    </w:rPr>
                  </w:rPrChange>
                </w:rPr>
                <w:t>para</w:t>
              </w:r>
              <w:proofErr w:type="spellEnd"/>
              <w:r w:rsidRPr="00C67B4D">
                <w:rPr>
                  <w:rFonts w:ascii="Times New Roman" w:eastAsia="Times New Roman" w:hAnsi="Times New Roman" w:cs="Times New Roman"/>
                  <w:szCs w:val="22"/>
                  <w:lang w:val="en-US"/>
                  <w:rPrChange w:id="1220" w:author="Kamy Nz" w:date="2015-05-08T14:36:00Z">
                    <w:rPr>
                      <w:rFonts w:ascii="Calibri" w:eastAsia="Times New Roman" w:hAnsi="Calibri" w:cs="Times New Roman"/>
                      <w:sz w:val="24"/>
                      <w:szCs w:val="24"/>
                      <w:lang w:val="en-US"/>
                    </w:rPr>
                  </w:rPrChange>
                </w:rPr>
                <w:t xml:space="preserve"> el </w:t>
              </w:r>
              <w:proofErr w:type="spellStart"/>
              <w:r w:rsidRPr="00C67B4D">
                <w:rPr>
                  <w:rFonts w:ascii="Times New Roman" w:eastAsia="Times New Roman" w:hAnsi="Times New Roman" w:cs="Times New Roman"/>
                  <w:szCs w:val="22"/>
                  <w:lang w:val="en-US"/>
                  <w:rPrChange w:id="1221" w:author="Kamy Nz" w:date="2015-05-08T14:36:00Z">
                    <w:rPr>
                      <w:rFonts w:ascii="Calibri" w:eastAsia="Times New Roman" w:hAnsi="Calibri" w:cs="Times New Roman"/>
                      <w:sz w:val="24"/>
                      <w:szCs w:val="24"/>
                      <w:lang w:val="en-US"/>
                    </w:rPr>
                  </w:rPrChange>
                </w:rPr>
                <w:t>escrito</w:t>
              </w:r>
              <w:proofErr w:type="spellEnd"/>
              <w:r w:rsidRPr="00C67B4D">
                <w:rPr>
                  <w:rFonts w:ascii="Times New Roman" w:eastAsia="Times New Roman" w:hAnsi="Times New Roman" w:cs="Times New Roman"/>
                  <w:szCs w:val="22"/>
                  <w:lang w:val="en-US"/>
                  <w:rPrChange w:id="1222" w:author="Kamy Nz" w:date="2015-05-08T14:36:00Z">
                    <w:rPr>
                      <w:rFonts w:ascii="Calibri" w:eastAsia="Times New Roman" w:hAnsi="Calibri" w:cs="Times New Roman"/>
                      <w:sz w:val="24"/>
                      <w:szCs w:val="24"/>
                      <w:lang w:val="en-US"/>
                    </w:rPr>
                  </w:rPrChange>
                </w:rPr>
                <w:t xml:space="preserve"> final del </w:t>
              </w:r>
              <w:proofErr w:type="spellStart"/>
              <w:r w:rsidRPr="00C67B4D">
                <w:rPr>
                  <w:rFonts w:ascii="Times New Roman" w:eastAsia="Times New Roman" w:hAnsi="Times New Roman" w:cs="Times New Roman"/>
                  <w:szCs w:val="22"/>
                  <w:lang w:val="en-US"/>
                  <w:rPrChange w:id="1223" w:author="Kamy Nz" w:date="2015-05-08T14:36:00Z">
                    <w:rPr>
                      <w:rFonts w:ascii="Calibri" w:eastAsia="Times New Roman" w:hAnsi="Calibri" w:cs="Times New Roman"/>
                      <w:sz w:val="24"/>
                      <w:szCs w:val="24"/>
                      <w:lang w:val="en-US"/>
                    </w:rPr>
                  </w:rPrChange>
                </w:rPr>
                <w:t>proyecto</w:t>
              </w:r>
              <w:proofErr w:type="spellEnd"/>
              <w:r w:rsidRPr="00C67B4D">
                <w:rPr>
                  <w:rFonts w:ascii="Times New Roman" w:eastAsia="Times New Roman" w:hAnsi="Times New Roman" w:cs="Times New Roman"/>
                  <w:szCs w:val="22"/>
                  <w:lang w:val="en-US"/>
                  <w:rPrChange w:id="1224" w:author="Kamy Nz" w:date="2015-05-08T14:36:00Z">
                    <w:rPr>
                      <w:rFonts w:ascii="Calibri" w:eastAsia="Times New Roman" w:hAnsi="Calibri" w:cs="Times New Roman"/>
                      <w:sz w:val="24"/>
                      <w:szCs w:val="24"/>
                      <w:lang w:val="en-US"/>
                    </w:rPr>
                  </w:rPrChange>
                </w:rPr>
                <w:t xml:space="preserve"> de </w:t>
              </w:r>
              <w:proofErr w:type="spellStart"/>
              <w:r w:rsidRPr="00C67B4D">
                <w:rPr>
                  <w:rFonts w:ascii="Times New Roman" w:eastAsia="Times New Roman" w:hAnsi="Times New Roman" w:cs="Times New Roman"/>
                  <w:szCs w:val="22"/>
                  <w:lang w:val="en-US"/>
                  <w:rPrChange w:id="1225" w:author="Kamy Nz" w:date="2015-05-08T14:36:00Z">
                    <w:rPr>
                      <w:rFonts w:ascii="Calibri" w:eastAsia="Times New Roman" w:hAnsi="Calibri" w:cs="Times New Roman"/>
                      <w:sz w:val="24"/>
                      <w:szCs w:val="24"/>
                      <w:lang w:val="en-US"/>
                    </w:rPr>
                  </w:rPrChange>
                </w:rPr>
                <w:t>grado</w:t>
              </w:r>
              <w:proofErr w:type="spellEnd"/>
            </w:ins>
          </w:p>
        </w:tc>
        <w:tc>
          <w:tcPr>
            <w:tcW w:w="567" w:type="dxa"/>
            <w:tcBorders>
              <w:top w:val="nil"/>
              <w:left w:val="nil"/>
              <w:bottom w:val="single" w:sz="4" w:space="0" w:color="auto"/>
              <w:right w:val="single" w:sz="4" w:space="0" w:color="auto"/>
            </w:tcBorders>
            <w:shd w:val="clear" w:color="auto" w:fill="auto"/>
            <w:noWrap/>
            <w:vAlign w:val="bottom"/>
            <w:hideMark/>
            <w:tcPrChange w:id="1226" w:author="Kamy Nz" w:date="2015-05-08T14:46:00Z">
              <w:tcPr>
                <w:tcW w:w="495" w:type="dxa"/>
                <w:gridSpan w:val="2"/>
                <w:tcBorders>
                  <w:top w:val="nil"/>
                  <w:left w:val="nil"/>
                  <w:bottom w:val="single" w:sz="4" w:space="0" w:color="auto"/>
                  <w:right w:val="single" w:sz="4" w:space="0" w:color="auto"/>
                </w:tcBorders>
                <w:shd w:val="clear" w:color="auto" w:fill="auto"/>
                <w:noWrap/>
                <w:vAlign w:val="bottom"/>
                <w:hideMark/>
              </w:tcPr>
            </w:tcPrChange>
          </w:tcPr>
          <w:p w14:paraId="31F1294E" w14:textId="77777777" w:rsidR="00C67B4D" w:rsidRPr="00C67B4D" w:rsidRDefault="00C67B4D" w:rsidP="00C67B4D">
            <w:pPr>
              <w:keepNext/>
              <w:keepLines/>
              <w:spacing w:before="200" w:line="240" w:lineRule="auto"/>
              <w:outlineLvl w:val="7"/>
              <w:rPr>
                <w:ins w:id="1227" w:author="Kamy Nz" w:date="2015-05-08T14:33:00Z"/>
                <w:rFonts w:ascii="Times New Roman" w:eastAsia="Times New Roman" w:hAnsi="Times New Roman" w:cs="Times New Roman"/>
                <w:szCs w:val="22"/>
                <w:lang w:val="en-US"/>
                <w:rPrChange w:id="1228" w:author="Kamy Nz" w:date="2015-05-08T14:36:00Z">
                  <w:rPr>
                    <w:ins w:id="1229" w:author="Kamy Nz" w:date="2015-05-08T14:33:00Z"/>
                    <w:rFonts w:ascii="Calibri" w:eastAsia="Times New Roman" w:hAnsi="Calibri" w:cs="Times New Roman"/>
                    <w:color w:val="404040" w:themeColor="text1" w:themeTint="BF"/>
                    <w:sz w:val="24"/>
                    <w:szCs w:val="24"/>
                    <w:lang w:val="en-US"/>
                  </w:rPr>
                </w:rPrChange>
              </w:rPr>
            </w:pPr>
            <w:ins w:id="1230" w:author="Kamy Nz" w:date="2015-05-08T14:33:00Z">
              <w:r w:rsidRPr="00C67B4D">
                <w:rPr>
                  <w:rFonts w:ascii="Times New Roman" w:eastAsia="Times New Roman" w:hAnsi="Times New Roman" w:cs="Times New Roman"/>
                  <w:szCs w:val="22"/>
                  <w:lang w:val="en-US"/>
                  <w:rPrChange w:id="1231" w:author="Kamy Nz" w:date="2015-05-08T14:36:00Z">
                    <w:rPr>
                      <w:rFonts w:ascii="Calibri" w:eastAsia="Times New Roman" w:hAnsi="Calibri" w:cs="Times New Roman"/>
                      <w:sz w:val="24"/>
                      <w:szCs w:val="24"/>
                      <w:lang w:val="en-US"/>
                    </w:rPr>
                  </w:rPrChange>
                </w:rPr>
                <w:t> </w:t>
              </w:r>
            </w:ins>
          </w:p>
        </w:tc>
        <w:tc>
          <w:tcPr>
            <w:tcW w:w="425" w:type="dxa"/>
            <w:tcBorders>
              <w:top w:val="nil"/>
              <w:left w:val="nil"/>
              <w:bottom w:val="single" w:sz="4" w:space="0" w:color="auto"/>
              <w:right w:val="single" w:sz="4" w:space="0" w:color="auto"/>
            </w:tcBorders>
            <w:shd w:val="clear" w:color="auto" w:fill="auto"/>
            <w:noWrap/>
            <w:vAlign w:val="bottom"/>
            <w:hideMark/>
            <w:tcPrChange w:id="1232" w:author="Kamy Nz" w:date="2015-05-08T14:46:00Z">
              <w:tcPr>
                <w:tcW w:w="236" w:type="dxa"/>
                <w:tcBorders>
                  <w:top w:val="nil"/>
                  <w:left w:val="nil"/>
                  <w:bottom w:val="single" w:sz="4" w:space="0" w:color="auto"/>
                  <w:right w:val="single" w:sz="4" w:space="0" w:color="auto"/>
                </w:tcBorders>
                <w:shd w:val="clear" w:color="auto" w:fill="auto"/>
                <w:noWrap/>
                <w:vAlign w:val="bottom"/>
                <w:hideMark/>
              </w:tcPr>
            </w:tcPrChange>
          </w:tcPr>
          <w:p w14:paraId="0BCA515B" w14:textId="77777777" w:rsidR="00C67B4D" w:rsidRPr="00C67B4D" w:rsidRDefault="00C67B4D" w:rsidP="00C67B4D">
            <w:pPr>
              <w:keepNext/>
              <w:keepLines/>
              <w:spacing w:before="200" w:line="240" w:lineRule="auto"/>
              <w:outlineLvl w:val="7"/>
              <w:rPr>
                <w:ins w:id="1233" w:author="Kamy Nz" w:date="2015-05-08T14:33:00Z"/>
                <w:rFonts w:ascii="Times New Roman" w:eastAsia="Times New Roman" w:hAnsi="Times New Roman" w:cs="Times New Roman"/>
                <w:szCs w:val="22"/>
                <w:lang w:val="en-US"/>
                <w:rPrChange w:id="1234" w:author="Kamy Nz" w:date="2015-05-08T14:36:00Z">
                  <w:rPr>
                    <w:ins w:id="1235" w:author="Kamy Nz" w:date="2015-05-08T14:33:00Z"/>
                    <w:rFonts w:ascii="Calibri" w:eastAsia="Times New Roman" w:hAnsi="Calibri" w:cs="Times New Roman"/>
                    <w:color w:val="404040" w:themeColor="text1" w:themeTint="BF"/>
                    <w:sz w:val="24"/>
                    <w:szCs w:val="24"/>
                    <w:lang w:val="en-US"/>
                  </w:rPr>
                </w:rPrChange>
              </w:rPr>
            </w:pPr>
            <w:ins w:id="1236" w:author="Kamy Nz" w:date="2015-05-08T14:33:00Z">
              <w:r w:rsidRPr="00C67B4D">
                <w:rPr>
                  <w:rFonts w:ascii="Times New Roman" w:eastAsia="Times New Roman" w:hAnsi="Times New Roman" w:cs="Times New Roman"/>
                  <w:szCs w:val="22"/>
                  <w:lang w:val="en-US"/>
                  <w:rPrChange w:id="1237" w:author="Kamy Nz" w:date="2015-05-08T14:36:00Z">
                    <w:rPr>
                      <w:rFonts w:ascii="Calibri" w:eastAsia="Times New Roman" w:hAnsi="Calibri" w:cs="Times New Roman"/>
                      <w:sz w:val="24"/>
                      <w:szCs w:val="24"/>
                      <w:lang w:val="en-US"/>
                    </w:rPr>
                  </w:rPrChange>
                </w:rPr>
                <w:t> </w:t>
              </w:r>
            </w:ins>
          </w:p>
        </w:tc>
        <w:tc>
          <w:tcPr>
            <w:tcW w:w="337" w:type="dxa"/>
            <w:tcBorders>
              <w:top w:val="nil"/>
              <w:left w:val="nil"/>
              <w:bottom w:val="single" w:sz="4" w:space="0" w:color="auto"/>
              <w:right w:val="single" w:sz="4" w:space="0" w:color="auto"/>
            </w:tcBorders>
            <w:shd w:val="clear" w:color="auto" w:fill="auto"/>
            <w:noWrap/>
            <w:vAlign w:val="bottom"/>
            <w:hideMark/>
            <w:tcPrChange w:id="1238" w:author="Kamy Nz" w:date="2015-05-08T14:46:00Z">
              <w:tcPr>
                <w:tcW w:w="526" w:type="dxa"/>
                <w:gridSpan w:val="2"/>
                <w:tcBorders>
                  <w:top w:val="nil"/>
                  <w:left w:val="nil"/>
                  <w:bottom w:val="single" w:sz="4" w:space="0" w:color="auto"/>
                  <w:right w:val="single" w:sz="4" w:space="0" w:color="auto"/>
                </w:tcBorders>
                <w:shd w:val="clear" w:color="auto" w:fill="auto"/>
                <w:noWrap/>
                <w:vAlign w:val="bottom"/>
                <w:hideMark/>
              </w:tcPr>
            </w:tcPrChange>
          </w:tcPr>
          <w:p w14:paraId="6B9FD67D" w14:textId="77777777" w:rsidR="00C67B4D" w:rsidRPr="00C67B4D" w:rsidRDefault="00C67B4D" w:rsidP="00C67B4D">
            <w:pPr>
              <w:keepNext/>
              <w:keepLines/>
              <w:spacing w:before="200" w:line="240" w:lineRule="auto"/>
              <w:outlineLvl w:val="7"/>
              <w:rPr>
                <w:ins w:id="1239" w:author="Kamy Nz" w:date="2015-05-08T14:33:00Z"/>
                <w:rFonts w:ascii="Times New Roman" w:eastAsia="Times New Roman" w:hAnsi="Times New Roman" w:cs="Times New Roman"/>
                <w:szCs w:val="22"/>
                <w:lang w:val="en-US"/>
                <w:rPrChange w:id="1240" w:author="Kamy Nz" w:date="2015-05-08T14:36:00Z">
                  <w:rPr>
                    <w:ins w:id="1241" w:author="Kamy Nz" w:date="2015-05-08T14:33:00Z"/>
                    <w:rFonts w:ascii="Calibri" w:eastAsia="Times New Roman" w:hAnsi="Calibri" w:cs="Times New Roman"/>
                    <w:color w:val="404040" w:themeColor="text1" w:themeTint="BF"/>
                    <w:sz w:val="24"/>
                    <w:szCs w:val="24"/>
                    <w:lang w:val="en-US"/>
                  </w:rPr>
                </w:rPrChange>
              </w:rPr>
            </w:pPr>
            <w:ins w:id="1242" w:author="Kamy Nz" w:date="2015-05-08T14:33:00Z">
              <w:r w:rsidRPr="00C67B4D">
                <w:rPr>
                  <w:rFonts w:ascii="Times New Roman" w:eastAsia="Times New Roman" w:hAnsi="Times New Roman" w:cs="Times New Roman"/>
                  <w:szCs w:val="22"/>
                  <w:lang w:val="en-US"/>
                  <w:rPrChange w:id="1243" w:author="Kamy Nz" w:date="2015-05-08T14:36:00Z">
                    <w:rPr>
                      <w:rFonts w:ascii="Calibri" w:eastAsia="Times New Roman" w:hAnsi="Calibri" w:cs="Times New Roman"/>
                      <w:sz w:val="24"/>
                      <w:szCs w:val="24"/>
                      <w:lang w:val="en-US"/>
                    </w:rPr>
                  </w:rPrChange>
                </w:rPr>
                <w:t> </w:t>
              </w:r>
            </w:ins>
          </w:p>
        </w:tc>
        <w:tc>
          <w:tcPr>
            <w:tcW w:w="419" w:type="dxa"/>
            <w:tcBorders>
              <w:top w:val="nil"/>
              <w:left w:val="nil"/>
              <w:bottom w:val="single" w:sz="4" w:space="0" w:color="auto"/>
              <w:right w:val="single" w:sz="4" w:space="0" w:color="auto"/>
            </w:tcBorders>
            <w:shd w:val="clear" w:color="auto" w:fill="auto"/>
            <w:noWrap/>
            <w:vAlign w:val="bottom"/>
            <w:hideMark/>
            <w:tcPrChange w:id="1244" w:author="Kamy Nz" w:date="2015-05-08T14:46:00Z">
              <w:tcPr>
                <w:tcW w:w="419" w:type="dxa"/>
                <w:tcBorders>
                  <w:top w:val="nil"/>
                  <w:left w:val="nil"/>
                  <w:bottom w:val="single" w:sz="4" w:space="0" w:color="auto"/>
                  <w:right w:val="single" w:sz="4" w:space="0" w:color="auto"/>
                </w:tcBorders>
                <w:shd w:val="clear" w:color="auto" w:fill="auto"/>
                <w:noWrap/>
                <w:vAlign w:val="bottom"/>
                <w:hideMark/>
              </w:tcPr>
            </w:tcPrChange>
          </w:tcPr>
          <w:p w14:paraId="6DF46FB8" w14:textId="77777777" w:rsidR="00C67B4D" w:rsidRPr="00C67B4D" w:rsidRDefault="00C67B4D" w:rsidP="00C67B4D">
            <w:pPr>
              <w:keepNext/>
              <w:keepLines/>
              <w:spacing w:before="200" w:line="240" w:lineRule="auto"/>
              <w:outlineLvl w:val="7"/>
              <w:rPr>
                <w:ins w:id="1245" w:author="Kamy Nz" w:date="2015-05-08T14:33:00Z"/>
                <w:rFonts w:ascii="Times New Roman" w:eastAsia="Times New Roman" w:hAnsi="Times New Roman" w:cs="Times New Roman"/>
                <w:szCs w:val="22"/>
                <w:lang w:val="en-US"/>
                <w:rPrChange w:id="1246" w:author="Kamy Nz" w:date="2015-05-08T14:36:00Z">
                  <w:rPr>
                    <w:ins w:id="1247" w:author="Kamy Nz" w:date="2015-05-08T14:33:00Z"/>
                    <w:rFonts w:ascii="Calibri" w:eastAsia="Times New Roman" w:hAnsi="Calibri" w:cs="Times New Roman"/>
                    <w:color w:val="404040" w:themeColor="text1" w:themeTint="BF"/>
                    <w:sz w:val="24"/>
                    <w:szCs w:val="24"/>
                    <w:lang w:val="en-US"/>
                  </w:rPr>
                </w:rPrChange>
              </w:rPr>
            </w:pPr>
            <w:ins w:id="1248" w:author="Kamy Nz" w:date="2015-05-08T14:33:00Z">
              <w:r w:rsidRPr="00C67B4D">
                <w:rPr>
                  <w:rFonts w:ascii="Times New Roman" w:eastAsia="Times New Roman" w:hAnsi="Times New Roman" w:cs="Times New Roman"/>
                  <w:szCs w:val="22"/>
                  <w:lang w:val="en-US"/>
                  <w:rPrChange w:id="1249" w:author="Kamy Nz" w:date="2015-05-08T14:36:00Z">
                    <w:rPr>
                      <w:rFonts w:ascii="Calibri" w:eastAsia="Times New Roman" w:hAnsi="Calibri" w:cs="Times New Roman"/>
                      <w:sz w:val="24"/>
                      <w:szCs w:val="24"/>
                      <w:lang w:val="en-US"/>
                    </w:rPr>
                  </w:rPrChange>
                </w:rPr>
                <w:t> </w:t>
              </w:r>
            </w:ins>
          </w:p>
        </w:tc>
        <w:tc>
          <w:tcPr>
            <w:tcW w:w="378" w:type="dxa"/>
            <w:tcBorders>
              <w:top w:val="nil"/>
              <w:left w:val="nil"/>
              <w:bottom w:val="single" w:sz="4" w:space="0" w:color="auto"/>
              <w:right w:val="single" w:sz="4" w:space="0" w:color="auto"/>
            </w:tcBorders>
            <w:shd w:val="clear" w:color="auto" w:fill="auto"/>
            <w:noWrap/>
            <w:vAlign w:val="bottom"/>
            <w:hideMark/>
            <w:tcPrChange w:id="1250" w:author="Kamy Nz" w:date="2015-05-08T14:46:00Z">
              <w:tcPr>
                <w:tcW w:w="419" w:type="dxa"/>
                <w:gridSpan w:val="2"/>
                <w:tcBorders>
                  <w:top w:val="nil"/>
                  <w:left w:val="nil"/>
                  <w:bottom w:val="single" w:sz="4" w:space="0" w:color="auto"/>
                  <w:right w:val="single" w:sz="4" w:space="0" w:color="auto"/>
                </w:tcBorders>
                <w:shd w:val="clear" w:color="auto" w:fill="auto"/>
                <w:noWrap/>
                <w:vAlign w:val="bottom"/>
                <w:hideMark/>
              </w:tcPr>
            </w:tcPrChange>
          </w:tcPr>
          <w:p w14:paraId="556EDEDA" w14:textId="77777777" w:rsidR="00C67B4D" w:rsidRPr="00C67B4D" w:rsidRDefault="00C67B4D" w:rsidP="00C67B4D">
            <w:pPr>
              <w:keepNext/>
              <w:keepLines/>
              <w:spacing w:before="200" w:line="240" w:lineRule="auto"/>
              <w:outlineLvl w:val="7"/>
              <w:rPr>
                <w:ins w:id="1251" w:author="Kamy Nz" w:date="2015-05-08T14:33:00Z"/>
                <w:rFonts w:ascii="Times New Roman" w:eastAsia="Times New Roman" w:hAnsi="Times New Roman" w:cs="Times New Roman"/>
                <w:szCs w:val="22"/>
                <w:lang w:val="en-US"/>
                <w:rPrChange w:id="1252" w:author="Kamy Nz" w:date="2015-05-08T14:36:00Z">
                  <w:rPr>
                    <w:ins w:id="1253" w:author="Kamy Nz" w:date="2015-05-08T14:33:00Z"/>
                    <w:rFonts w:ascii="Calibri" w:eastAsia="Times New Roman" w:hAnsi="Calibri" w:cs="Times New Roman"/>
                    <w:color w:val="404040" w:themeColor="text1" w:themeTint="BF"/>
                    <w:sz w:val="24"/>
                    <w:szCs w:val="24"/>
                    <w:lang w:val="en-US"/>
                  </w:rPr>
                </w:rPrChange>
              </w:rPr>
            </w:pPr>
            <w:ins w:id="1254" w:author="Kamy Nz" w:date="2015-05-08T14:33:00Z">
              <w:r w:rsidRPr="00C67B4D">
                <w:rPr>
                  <w:rFonts w:ascii="Times New Roman" w:eastAsia="Times New Roman" w:hAnsi="Times New Roman" w:cs="Times New Roman"/>
                  <w:szCs w:val="22"/>
                  <w:lang w:val="en-US"/>
                  <w:rPrChange w:id="1255" w:author="Kamy Nz" w:date="2015-05-08T14:36:00Z">
                    <w:rPr>
                      <w:rFonts w:ascii="Calibri" w:eastAsia="Times New Roman" w:hAnsi="Calibri" w:cs="Times New Roman"/>
                      <w:sz w:val="24"/>
                      <w:szCs w:val="24"/>
                      <w:lang w:val="en-US"/>
                    </w:rPr>
                  </w:rPrChange>
                </w:rPr>
                <w:t> </w:t>
              </w:r>
            </w:ins>
          </w:p>
        </w:tc>
        <w:tc>
          <w:tcPr>
            <w:tcW w:w="379" w:type="dxa"/>
            <w:tcBorders>
              <w:top w:val="nil"/>
              <w:left w:val="nil"/>
              <w:bottom w:val="single" w:sz="4" w:space="0" w:color="auto"/>
              <w:right w:val="single" w:sz="4" w:space="0" w:color="auto"/>
            </w:tcBorders>
            <w:shd w:val="clear" w:color="auto" w:fill="auto"/>
            <w:noWrap/>
            <w:vAlign w:val="bottom"/>
            <w:hideMark/>
            <w:tcPrChange w:id="1256"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19683886" w14:textId="77777777" w:rsidR="00C67B4D" w:rsidRPr="00C67B4D" w:rsidRDefault="00C67B4D" w:rsidP="00C67B4D">
            <w:pPr>
              <w:keepNext/>
              <w:keepLines/>
              <w:spacing w:before="200" w:line="240" w:lineRule="auto"/>
              <w:outlineLvl w:val="7"/>
              <w:rPr>
                <w:ins w:id="1257" w:author="Kamy Nz" w:date="2015-05-08T14:33:00Z"/>
                <w:rFonts w:ascii="Times New Roman" w:eastAsia="Times New Roman" w:hAnsi="Times New Roman" w:cs="Times New Roman"/>
                <w:szCs w:val="22"/>
                <w:lang w:val="en-US"/>
                <w:rPrChange w:id="1258" w:author="Kamy Nz" w:date="2015-05-08T14:36:00Z">
                  <w:rPr>
                    <w:ins w:id="1259" w:author="Kamy Nz" w:date="2015-05-08T14:33:00Z"/>
                    <w:rFonts w:ascii="Calibri" w:eastAsia="Times New Roman" w:hAnsi="Calibri" w:cs="Times New Roman"/>
                    <w:color w:val="404040" w:themeColor="text1" w:themeTint="BF"/>
                    <w:sz w:val="24"/>
                    <w:szCs w:val="24"/>
                    <w:lang w:val="en-US"/>
                  </w:rPr>
                </w:rPrChange>
              </w:rPr>
            </w:pPr>
            <w:ins w:id="1260" w:author="Kamy Nz" w:date="2015-05-08T14:33:00Z">
              <w:r w:rsidRPr="00C67B4D">
                <w:rPr>
                  <w:rFonts w:ascii="Times New Roman" w:eastAsia="Times New Roman" w:hAnsi="Times New Roman" w:cs="Times New Roman"/>
                  <w:szCs w:val="22"/>
                  <w:lang w:val="en-US"/>
                  <w:rPrChange w:id="1261"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1262"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4E4D32AA" w14:textId="77777777" w:rsidR="00C67B4D" w:rsidRPr="00C67B4D" w:rsidRDefault="00C67B4D" w:rsidP="00C67B4D">
            <w:pPr>
              <w:keepNext/>
              <w:keepLines/>
              <w:spacing w:before="200" w:line="240" w:lineRule="auto"/>
              <w:outlineLvl w:val="7"/>
              <w:rPr>
                <w:ins w:id="1263" w:author="Kamy Nz" w:date="2015-05-08T14:33:00Z"/>
                <w:rFonts w:ascii="Times New Roman" w:eastAsia="Times New Roman" w:hAnsi="Times New Roman" w:cs="Times New Roman"/>
                <w:szCs w:val="22"/>
                <w:lang w:val="en-US"/>
                <w:rPrChange w:id="1264" w:author="Kamy Nz" w:date="2015-05-08T14:36:00Z">
                  <w:rPr>
                    <w:ins w:id="1265" w:author="Kamy Nz" w:date="2015-05-08T14:33:00Z"/>
                    <w:rFonts w:ascii="Calibri" w:eastAsia="Times New Roman" w:hAnsi="Calibri" w:cs="Times New Roman"/>
                    <w:color w:val="404040" w:themeColor="text1" w:themeTint="BF"/>
                    <w:sz w:val="24"/>
                    <w:szCs w:val="24"/>
                    <w:lang w:val="en-US"/>
                  </w:rPr>
                </w:rPrChange>
              </w:rPr>
            </w:pPr>
            <w:ins w:id="1266" w:author="Kamy Nz" w:date="2015-05-08T14:33:00Z">
              <w:r w:rsidRPr="00C67B4D">
                <w:rPr>
                  <w:rFonts w:ascii="Times New Roman" w:eastAsia="Times New Roman" w:hAnsi="Times New Roman" w:cs="Times New Roman"/>
                  <w:szCs w:val="22"/>
                  <w:lang w:val="en-US"/>
                  <w:rPrChange w:id="1267"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1268"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029D7044" w14:textId="77777777" w:rsidR="00C67B4D" w:rsidRPr="00C67B4D" w:rsidRDefault="00C67B4D" w:rsidP="00C67B4D">
            <w:pPr>
              <w:keepNext/>
              <w:keepLines/>
              <w:spacing w:before="200" w:line="240" w:lineRule="auto"/>
              <w:outlineLvl w:val="7"/>
              <w:rPr>
                <w:ins w:id="1269" w:author="Kamy Nz" w:date="2015-05-08T14:33:00Z"/>
                <w:rFonts w:ascii="Times New Roman" w:eastAsia="Times New Roman" w:hAnsi="Times New Roman" w:cs="Times New Roman"/>
                <w:szCs w:val="22"/>
                <w:lang w:val="en-US"/>
                <w:rPrChange w:id="1270" w:author="Kamy Nz" w:date="2015-05-08T14:36:00Z">
                  <w:rPr>
                    <w:ins w:id="1271" w:author="Kamy Nz" w:date="2015-05-08T14:33:00Z"/>
                    <w:rFonts w:ascii="Calibri" w:eastAsia="Times New Roman" w:hAnsi="Calibri" w:cs="Times New Roman"/>
                    <w:color w:val="404040" w:themeColor="text1" w:themeTint="BF"/>
                    <w:sz w:val="24"/>
                    <w:szCs w:val="24"/>
                    <w:lang w:val="en-US"/>
                  </w:rPr>
                </w:rPrChange>
              </w:rPr>
            </w:pPr>
            <w:ins w:id="1272" w:author="Kamy Nz" w:date="2015-05-08T14:33:00Z">
              <w:r w:rsidRPr="00C67B4D">
                <w:rPr>
                  <w:rFonts w:ascii="Times New Roman" w:eastAsia="Times New Roman" w:hAnsi="Times New Roman" w:cs="Times New Roman"/>
                  <w:szCs w:val="22"/>
                  <w:lang w:val="en-US"/>
                  <w:rPrChange w:id="1273" w:author="Kamy Nz" w:date="2015-05-08T14:36:00Z">
                    <w:rPr>
                      <w:rFonts w:ascii="Calibri" w:eastAsia="Times New Roman" w:hAnsi="Calibri" w:cs="Times New Roman"/>
                      <w:sz w:val="24"/>
                      <w:szCs w:val="24"/>
                      <w:lang w:val="en-US"/>
                    </w:rPr>
                  </w:rPrChange>
                </w:rPr>
                <w:t> </w:t>
              </w:r>
            </w:ins>
          </w:p>
        </w:tc>
        <w:tc>
          <w:tcPr>
            <w:tcW w:w="363" w:type="dxa"/>
            <w:tcBorders>
              <w:top w:val="nil"/>
              <w:left w:val="nil"/>
              <w:bottom w:val="single" w:sz="4" w:space="0" w:color="auto"/>
              <w:right w:val="single" w:sz="4" w:space="0" w:color="auto"/>
            </w:tcBorders>
            <w:shd w:val="clear" w:color="auto" w:fill="auto"/>
            <w:noWrap/>
            <w:vAlign w:val="bottom"/>
            <w:hideMark/>
            <w:tcPrChange w:id="1274" w:author="Kamy Nz" w:date="2015-05-08T14:46:00Z">
              <w:tcPr>
                <w:tcW w:w="363" w:type="dxa"/>
                <w:tcBorders>
                  <w:top w:val="nil"/>
                  <w:left w:val="nil"/>
                  <w:bottom w:val="single" w:sz="4" w:space="0" w:color="auto"/>
                  <w:right w:val="single" w:sz="4" w:space="0" w:color="auto"/>
                </w:tcBorders>
                <w:shd w:val="clear" w:color="auto" w:fill="auto"/>
                <w:noWrap/>
                <w:vAlign w:val="bottom"/>
                <w:hideMark/>
              </w:tcPr>
            </w:tcPrChange>
          </w:tcPr>
          <w:p w14:paraId="6CE87F45" w14:textId="77777777" w:rsidR="00C67B4D" w:rsidRPr="00C67B4D" w:rsidRDefault="00C67B4D" w:rsidP="00C67B4D">
            <w:pPr>
              <w:keepNext/>
              <w:keepLines/>
              <w:spacing w:before="200" w:line="240" w:lineRule="auto"/>
              <w:outlineLvl w:val="7"/>
              <w:rPr>
                <w:ins w:id="1275" w:author="Kamy Nz" w:date="2015-05-08T14:33:00Z"/>
                <w:rFonts w:ascii="Times New Roman" w:eastAsia="Times New Roman" w:hAnsi="Times New Roman" w:cs="Times New Roman"/>
                <w:szCs w:val="22"/>
                <w:lang w:val="en-US"/>
                <w:rPrChange w:id="1276" w:author="Kamy Nz" w:date="2015-05-08T14:36:00Z">
                  <w:rPr>
                    <w:ins w:id="1277" w:author="Kamy Nz" w:date="2015-05-08T14:33:00Z"/>
                    <w:rFonts w:ascii="Calibri" w:eastAsia="Times New Roman" w:hAnsi="Calibri" w:cs="Times New Roman"/>
                    <w:color w:val="404040" w:themeColor="text1" w:themeTint="BF"/>
                    <w:sz w:val="24"/>
                    <w:szCs w:val="24"/>
                    <w:lang w:val="en-US"/>
                  </w:rPr>
                </w:rPrChange>
              </w:rPr>
            </w:pPr>
            <w:ins w:id="1278" w:author="Kamy Nz" w:date="2015-05-08T14:33:00Z">
              <w:r w:rsidRPr="00C67B4D">
                <w:rPr>
                  <w:rFonts w:ascii="Times New Roman" w:eastAsia="Times New Roman" w:hAnsi="Times New Roman" w:cs="Times New Roman"/>
                  <w:szCs w:val="22"/>
                  <w:lang w:val="en-US"/>
                  <w:rPrChange w:id="1279" w:author="Kamy Nz" w:date="2015-05-08T14:36:00Z">
                    <w:rPr>
                      <w:rFonts w:ascii="Calibri" w:eastAsia="Times New Roman" w:hAnsi="Calibri" w:cs="Times New Roman"/>
                      <w:sz w:val="24"/>
                      <w:szCs w:val="24"/>
                      <w:lang w:val="en-US"/>
                    </w:rPr>
                  </w:rPrChange>
                </w:rPr>
                <w:t> </w:t>
              </w:r>
            </w:ins>
          </w:p>
        </w:tc>
        <w:tc>
          <w:tcPr>
            <w:tcW w:w="435" w:type="dxa"/>
            <w:tcBorders>
              <w:top w:val="nil"/>
              <w:left w:val="nil"/>
              <w:bottom w:val="single" w:sz="4" w:space="0" w:color="auto"/>
              <w:right w:val="single" w:sz="4" w:space="0" w:color="auto"/>
            </w:tcBorders>
            <w:shd w:val="clear" w:color="auto" w:fill="auto"/>
            <w:noWrap/>
            <w:vAlign w:val="bottom"/>
            <w:hideMark/>
            <w:tcPrChange w:id="1280" w:author="Kamy Nz" w:date="2015-05-08T14:46:00Z">
              <w:tcPr>
                <w:tcW w:w="435" w:type="dxa"/>
                <w:tcBorders>
                  <w:top w:val="nil"/>
                  <w:left w:val="nil"/>
                  <w:bottom w:val="single" w:sz="4" w:space="0" w:color="auto"/>
                  <w:right w:val="single" w:sz="4" w:space="0" w:color="auto"/>
                </w:tcBorders>
                <w:shd w:val="clear" w:color="auto" w:fill="auto"/>
                <w:noWrap/>
                <w:vAlign w:val="bottom"/>
                <w:hideMark/>
              </w:tcPr>
            </w:tcPrChange>
          </w:tcPr>
          <w:p w14:paraId="2E677E78" w14:textId="77777777" w:rsidR="00C67B4D" w:rsidRPr="00C67B4D" w:rsidRDefault="00C67B4D" w:rsidP="00C67B4D">
            <w:pPr>
              <w:spacing w:line="240" w:lineRule="auto"/>
              <w:rPr>
                <w:ins w:id="1281" w:author="Kamy Nz" w:date="2015-05-08T14:33:00Z"/>
                <w:rFonts w:ascii="Times New Roman" w:eastAsia="Times New Roman" w:hAnsi="Times New Roman" w:cs="Times New Roman"/>
                <w:szCs w:val="22"/>
                <w:lang w:val="en-US"/>
                <w:rPrChange w:id="1282" w:author="Kamy Nz" w:date="2015-05-08T14:36:00Z">
                  <w:rPr>
                    <w:ins w:id="1283" w:author="Kamy Nz" w:date="2015-05-08T14:33:00Z"/>
                    <w:rFonts w:ascii="Calibri" w:eastAsia="Times New Roman" w:hAnsi="Calibri" w:cs="Times New Roman"/>
                    <w:sz w:val="24"/>
                    <w:szCs w:val="24"/>
                    <w:lang w:val="en-US"/>
                  </w:rPr>
                </w:rPrChange>
              </w:rPr>
            </w:pPr>
            <w:ins w:id="1284" w:author="Kamy Nz" w:date="2015-05-08T14:33:00Z">
              <w:r w:rsidRPr="00C67B4D">
                <w:rPr>
                  <w:rFonts w:ascii="Times New Roman" w:eastAsia="Times New Roman" w:hAnsi="Times New Roman" w:cs="Times New Roman"/>
                  <w:szCs w:val="22"/>
                  <w:lang w:val="en-US"/>
                  <w:rPrChange w:id="1285"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1286"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536B8A80" w14:textId="77777777" w:rsidR="00C67B4D" w:rsidRPr="00C67B4D" w:rsidRDefault="00C67B4D" w:rsidP="00C67B4D">
            <w:pPr>
              <w:spacing w:line="240" w:lineRule="auto"/>
              <w:rPr>
                <w:ins w:id="1287" w:author="Kamy Nz" w:date="2015-05-08T14:33:00Z"/>
                <w:rFonts w:ascii="Times New Roman" w:eastAsia="Times New Roman" w:hAnsi="Times New Roman" w:cs="Times New Roman"/>
                <w:szCs w:val="22"/>
                <w:lang w:val="en-US"/>
                <w:rPrChange w:id="1288" w:author="Kamy Nz" w:date="2015-05-08T14:36:00Z">
                  <w:rPr>
                    <w:ins w:id="1289" w:author="Kamy Nz" w:date="2015-05-08T14:33:00Z"/>
                    <w:rFonts w:ascii="Calibri" w:eastAsia="Times New Roman" w:hAnsi="Calibri" w:cs="Times New Roman"/>
                    <w:sz w:val="24"/>
                    <w:szCs w:val="24"/>
                    <w:lang w:val="en-US"/>
                  </w:rPr>
                </w:rPrChange>
              </w:rPr>
            </w:pPr>
            <w:ins w:id="1290" w:author="Kamy Nz" w:date="2015-05-08T14:33:00Z">
              <w:r w:rsidRPr="00C67B4D">
                <w:rPr>
                  <w:rFonts w:ascii="Times New Roman" w:eastAsia="Times New Roman" w:hAnsi="Times New Roman" w:cs="Times New Roman"/>
                  <w:szCs w:val="22"/>
                  <w:lang w:val="en-US"/>
                  <w:rPrChange w:id="1291"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1292"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5FAD2039" w14:textId="77777777" w:rsidR="00C67B4D" w:rsidRPr="00C67B4D" w:rsidRDefault="00C67B4D" w:rsidP="00C67B4D">
            <w:pPr>
              <w:keepNext/>
              <w:keepLines/>
              <w:spacing w:before="200" w:line="240" w:lineRule="auto"/>
              <w:outlineLvl w:val="7"/>
              <w:rPr>
                <w:ins w:id="1293" w:author="Kamy Nz" w:date="2015-05-08T14:33:00Z"/>
                <w:rFonts w:ascii="Times New Roman" w:eastAsia="Times New Roman" w:hAnsi="Times New Roman" w:cs="Times New Roman"/>
                <w:szCs w:val="22"/>
                <w:lang w:val="en-US"/>
                <w:rPrChange w:id="1294" w:author="Kamy Nz" w:date="2015-05-08T14:36:00Z">
                  <w:rPr>
                    <w:ins w:id="1295" w:author="Kamy Nz" w:date="2015-05-08T14:33:00Z"/>
                    <w:rFonts w:ascii="Calibri" w:eastAsia="Times New Roman" w:hAnsi="Calibri" w:cs="Times New Roman"/>
                    <w:color w:val="404040" w:themeColor="text1" w:themeTint="BF"/>
                    <w:sz w:val="24"/>
                    <w:szCs w:val="24"/>
                    <w:lang w:val="en-US"/>
                  </w:rPr>
                </w:rPrChange>
              </w:rPr>
            </w:pPr>
            <w:ins w:id="1296" w:author="Kamy Nz" w:date="2015-05-08T14:33:00Z">
              <w:r w:rsidRPr="00C67B4D">
                <w:rPr>
                  <w:rFonts w:ascii="Times New Roman" w:eastAsia="Times New Roman" w:hAnsi="Times New Roman" w:cs="Times New Roman"/>
                  <w:szCs w:val="22"/>
                  <w:lang w:val="en-US"/>
                  <w:rPrChange w:id="1297" w:author="Kamy Nz" w:date="2015-05-08T14:36:00Z">
                    <w:rPr>
                      <w:rFonts w:ascii="Calibri" w:eastAsia="Times New Roman" w:hAnsi="Calibri" w:cs="Times New Roman"/>
                      <w:sz w:val="24"/>
                      <w:szCs w:val="24"/>
                      <w:lang w:val="en-US"/>
                    </w:rPr>
                  </w:rPrChange>
                </w:rPr>
                <w:t> </w:t>
              </w:r>
            </w:ins>
          </w:p>
        </w:tc>
        <w:tc>
          <w:tcPr>
            <w:tcW w:w="488" w:type="dxa"/>
            <w:tcBorders>
              <w:top w:val="nil"/>
              <w:left w:val="nil"/>
              <w:bottom w:val="single" w:sz="4" w:space="0" w:color="auto"/>
              <w:right w:val="single" w:sz="4" w:space="0" w:color="auto"/>
            </w:tcBorders>
            <w:shd w:val="clear" w:color="000000" w:fill="3366FF"/>
            <w:noWrap/>
            <w:vAlign w:val="bottom"/>
            <w:hideMark/>
            <w:tcPrChange w:id="1298" w:author="Kamy Nz" w:date="2015-05-08T14:46:00Z">
              <w:tcPr>
                <w:tcW w:w="488" w:type="dxa"/>
                <w:tcBorders>
                  <w:top w:val="nil"/>
                  <w:left w:val="nil"/>
                  <w:bottom w:val="single" w:sz="4" w:space="0" w:color="auto"/>
                  <w:right w:val="single" w:sz="4" w:space="0" w:color="auto"/>
                </w:tcBorders>
                <w:shd w:val="clear" w:color="000000" w:fill="3366FF"/>
                <w:noWrap/>
                <w:vAlign w:val="bottom"/>
                <w:hideMark/>
              </w:tcPr>
            </w:tcPrChange>
          </w:tcPr>
          <w:p w14:paraId="0FBA0EBD" w14:textId="77777777" w:rsidR="00C67B4D" w:rsidRPr="00C67B4D" w:rsidRDefault="00C67B4D" w:rsidP="00C67B4D">
            <w:pPr>
              <w:keepNext/>
              <w:keepLines/>
              <w:spacing w:before="200" w:line="240" w:lineRule="auto"/>
              <w:outlineLvl w:val="7"/>
              <w:rPr>
                <w:ins w:id="1299" w:author="Kamy Nz" w:date="2015-05-08T14:33:00Z"/>
                <w:rFonts w:ascii="Times New Roman" w:eastAsia="Times New Roman" w:hAnsi="Times New Roman" w:cs="Times New Roman"/>
                <w:szCs w:val="22"/>
                <w:lang w:val="en-US"/>
                <w:rPrChange w:id="1300" w:author="Kamy Nz" w:date="2015-05-08T14:36:00Z">
                  <w:rPr>
                    <w:ins w:id="1301" w:author="Kamy Nz" w:date="2015-05-08T14:33:00Z"/>
                    <w:rFonts w:ascii="Calibri" w:eastAsia="Times New Roman" w:hAnsi="Calibri" w:cs="Times New Roman"/>
                    <w:color w:val="404040" w:themeColor="text1" w:themeTint="BF"/>
                    <w:sz w:val="24"/>
                    <w:szCs w:val="24"/>
                    <w:lang w:val="en-US"/>
                  </w:rPr>
                </w:rPrChange>
              </w:rPr>
            </w:pPr>
            <w:ins w:id="1302" w:author="Kamy Nz" w:date="2015-05-08T14:33:00Z">
              <w:r w:rsidRPr="00C67B4D">
                <w:rPr>
                  <w:rFonts w:ascii="Times New Roman" w:eastAsia="Times New Roman" w:hAnsi="Times New Roman" w:cs="Times New Roman"/>
                  <w:szCs w:val="22"/>
                  <w:lang w:val="en-US"/>
                  <w:rPrChange w:id="1303" w:author="Kamy Nz" w:date="2015-05-08T14:36:00Z">
                    <w:rPr>
                      <w:rFonts w:ascii="Calibri" w:eastAsia="Times New Roman" w:hAnsi="Calibri" w:cs="Times New Roman"/>
                      <w:sz w:val="24"/>
                      <w:szCs w:val="24"/>
                      <w:lang w:val="en-US"/>
                    </w:rPr>
                  </w:rPrChange>
                </w:rPr>
                <w:t> </w:t>
              </w:r>
            </w:ins>
          </w:p>
        </w:tc>
        <w:tc>
          <w:tcPr>
            <w:tcW w:w="432" w:type="dxa"/>
            <w:tcBorders>
              <w:top w:val="nil"/>
              <w:left w:val="nil"/>
              <w:bottom w:val="single" w:sz="4" w:space="0" w:color="auto"/>
              <w:right w:val="single" w:sz="4" w:space="0" w:color="auto"/>
            </w:tcBorders>
            <w:shd w:val="clear" w:color="000000" w:fill="3366FF"/>
            <w:noWrap/>
            <w:vAlign w:val="bottom"/>
            <w:hideMark/>
            <w:tcPrChange w:id="1304" w:author="Kamy Nz" w:date="2015-05-08T14:46:00Z">
              <w:tcPr>
                <w:tcW w:w="432" w:type="dxa"/>
                <w:tcBorders>
                  <w:top w:val="nil"/>
                  <w:left w:val="nil"/>
                  <w:bottom w:val="single" w:sz="4" w:space="0" w:color="auto"/>
                  <w:right w:val="single" w:sz="4" w:space="0" w:color="auto"/>
                </w:tcBorders>
                <w:shd w:val="clear" w:color="000000" w:fill="3366FF"/>
                <w:noWrap/>
                <w:vAlign w:val="bottom"/>
                <w:hideMark/>
              </w:tcPr>
            </w:tcPrChange>
          </w:tcPr>
          <w:p w14:paraId="6FD42EF1" w14:textId="77777777" w:rsidR="00C67B4D" w:rsidRPr="00C67B4D" w:rsidRDefault="00C67B4D" w:rsidP="00C67B4D">
            <w:pPr>
              <w:keepNext/>
              <w:keepLines/>
              <w:spacing w:before="200" w:line="240" w:lineRule="auto"/>
              <w:outlineLvl w:val="7"/>
              <w:rPr>
                <w:ins w:id="1305" w:author="Kamy Nz" w:date="2015-05-08T14:33:00Z"/>
                <w:rFonts w:ascii="Times New Roman" w:eastAsia="Times New Roman" w:hAnsi="Times New Roman" w:cs="Times New Roman"/>
                <w:szCs w:val="22"/>
                <w:lang w:val="en-US"/>
                <w:rPrChange w:id="1306" w:author="Kamy Nz" w:date="2015-05-08T14:36:00Z">
                  <w:rPr>
                    <w:ins w:id="1307" w:author="Kamy Nz" w:date="2015-05-08T14:33:00Z"/>
                    <w:rFonts w:ascii="Calibri" w:eastAsia="Times New Roman" w:hAnsi="Calibri" w:cs="Times New Roman"/>
                    <w:color w:val="404040" w:themeColor="text1" w:themeTint="BF"/>
                    <w:sz w:val="24"/>
                    <w:szCs w:val="24"/>
                    <w:lang w:val="en-US"/>
                  </w:rPr>
                </w:rPrChange>
              </w:rPr>
            </w:pPr>
            <w:ins w:id="1308" w:author="Kamy Nz" w:date="2015-05-08T14:33:00Z">
              <w:r w:rsidRPr="00C67B4D">
                <w:rPr>
                  <w:rFonts w:ascii="Times New Roman" w:eastAsia="Times New Roman" w:hAnsi="Times New Roman" w:cs="Times New Roman"/>
                  <w:szCs w:val="22"/>
                  <w:lang w:val="en-US"/>
                  <w:rPrChange w:id="1309"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1310"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3A19BBED" w14:textId="77777777" w:rsidR="00C67B4D" w:rsidRPr="00C67B4D" w:rsidRDefault="00C67B4D" w:rsidP="00C67B4D">
            <w:pPr>
              <w:keepNext/>
              <w:keepLines/>
              <w:spacing w:before="200" w:line="240" w:lineRule="auto"/>
              <w:outlineLvl w:val="7"/>
              <w:rPr>
                <w:ins w:id="1311" w:author="Kamy Nz" w:date="2015-05-08T14:33:00Z"/>
                <w:rFonts w:ascii="Times New Roman" w:eastAsia="Times New Roman" w:hAnsi="Times New Roman" w:cs="Times New Roman"/>
                <w:szCs w:val="22"/>
                <w:lang w:val="en-US"/>
                <w:rPrChange w:id="1312" w:author="Kamy Nz" w:date="2015-05-08T14:36:00Z">
                  <w:rPr>
                    <w:ins w:id="1313" w:author="Kamy Nz" w:date="2015-05-08T14:33:00Z"/>
                    <w:rFonts w:ascii="Calibri" w:eastAsia="Times New Roman" w:hAnsi="Calibri" w:cs="Times New Roman"/>
                    <w:color w:val="404040" w:themeColor="text1" w:themeTint="BF"/>
                    <w:sz w:val="24"/>
                    <w:szCs w:val="24"/>
                    <w:lang w:val="en-US"/>
                  </w:rPr>
                </w:rPrChange>
              </w:rPr>
            </w:pPr>
            <w:ins w:id="1314" w:author="Kamy Nz" w:date="2015-05-08T14:33:00Z">
              <w:r w:rsidRPr="00C67B4D">
                <w:rPr>
                  <w:rFonts w:ascii="Times New Roman" w:eastAsia="Times New Roman" w:hAnsi="Times New Roman" w:cs="Times New Roman"/>
                  <w:szCs w:val="22"/>
                  <w:lang w:val="en-US"/>
                  <w:rPrChange w:id="1315" w:author="Kamy Nz" w:date="2015-05-08T14:36:00Z">
                    <w:rPr>
                      <w:rFonts w:ascii="Calibri" w:eastAsia="Times New Roman" w:hAnsi="Calibri" w:cs="Times New Roman"/>
                      <w:sz w:val="24"/>
                      <w:szCs w:val="24"/>
                      <w:lang w:val="en-US"/>
                    </w:rPr>
                  </w:rPrChange>
                </w:rPr>
                <w:t> </w:t>
              </w:r>
            </w:ins>
          </w:p>
        </w:tc>
        <w:tc>
          <w:tcPr>
            <w:tcW w:w="525" w:type="dxa"/>
            <w:gridSpan w:val="2"/>
            <w:tcBorders>
              <w:top w:val="nil"/>
              <w:left w:val="nil"/>
              <w:bottom w:val="single" w:sz="4" w:space="0" w:color="auto"/>
              <w:right w:val="single" w:sz="4" w:space="0" w:color="auto"/>
            </w:tcBorders>
            <w:shd w:val="clear" w:color="auto" w:fill="auto"/>
            <w:noWrap/>
            <w:vAlign w:val="bottom"/>
            <w:hideMark/>
            <w:tcPrChange w:id="1316" w:author="Kamy Nz" w:date="2015-05-08T14:46:00Z">
              <w:tcPr>
                <w:tcW w:w="525" w:type="dxa"/>
                <w:gridSpan w:val="2"/>
                <w:tcBorders>
                  <w:top w:val="nil"/>
                  <w:left w:val="nil"/>
                  <w:bottom w:val="single" w:sz="4" w:space="0" w:color="auto"/>
                  <w:right w:val="single" w:sz="4" w:space="0" w:color="auto"/>
                </w:tcBorders>
                <w:shd w:val="clear" w:color="auto" w:fill="auto"/>
                <w:noWrap/>
                <w:vAlign w:val="bottom"/>
                <w:hideMark/>
              </w:tcPr>
            </w:tcPrChange>
          </w:tcPr>
          <w:p w14:paraId="084B4DFD" w14:textId="77777777" w:rsidR="00C67B4D" w:rsidRPr="00C67B4D" w:rsidRDefault="00C67B4D" w:rsidP="00C67B4D">
            <w:pPr>
              <w:keepNext/>
              <w:keepLines/>
              <w:spacing w:before="200" w:line="240" w:lineRule="auto"/>
              <w:outlineLvl w:val="7"/>
              <w:rPr>
                <w:ins w:id="1317" w:author="Kamy Nz" w:date="2015-05-08T14:33:00Z"/>
                <w:rFonts w:ascii="Times New Roman" w:eastAsia="Times New Roman" w:hAnsi="Times New Roman" w:cs="Times New Roman"/>
                <w:szCs w:val="22"/>
                <w:lang w:val="en-US"/>
                <w:rPrChange w:id="1318" w:author="Kamy Nz" w:date="2015-05-08T14:36:00Z">
                  <w:rPr>
                    <w:ins w:id="1319" w:author="Kamy Nz" w:date="2015-05-08T14:33:00Z"/>
                    <w:rFonts w:ascii="Calibri" w:eastAsia="Times New Roman" w:hAnsi="Calibri" w:cs="Times New Roman"/>
                    <w:color w:val="404040" w:themeColor="text1" w:themeTint="BF"/>
                    <w:sz w:val="24"/>
                    <w:szCs w:val="24"/>
                    <w:lang w:val="en-US"/>
                  </w:rPr>
                </w:rPrChange>
              </w:rPr>
            </w:pPr>
            <w:ins w:id="1320" w:author="Kamy Nz" w:date="2015-05-08T14:33:00Z">
              <w:r w:rsidRPr="00C67B4D">
                <w:rPr>
                  <w:rFonts w:ascii="Times New Roman" w:eastAsia="Times New Roman" w:hAnsi="Times New Roman" w:cs="Times New Roman"/>
                  <w:szCs w:val="22"/>
                  <w:lang w:val="en-US"/>
                  <w:rPrChange w:id="1321" w:author="Kamy Nz" w:date="2015-05-08T14:36:00Z">
                    <w:rPr>
                      <w:rFonts w:ascii="Calibri" w:eastAsia="Times New Roman" w:hAnsi="Calibri" w:cs="Times New Roman"/>
                      <w:sz w:val="24"/>
                      <w:szCs w:val="24"/>
                      <w:lang w:val="en-US"/>
                    </w:rPr>
                  </w:rPrChange>
                </w:rPr>
                <w:t> </w:t>
              </w:r>
            </w:ins>
          </w:p>
        </w:tc>
      </w:tr>
      <w:tr w:rsidR="00C67B4D" w:rsidRPr="00C67B4D" w14:paraId="016B38D5" w14:textId="77777777" w:rsidTr="00C67B4D">
        <w:trPr>
          <w:trHeight w:val="300"/>
          <w:ins w:id="1322" w:author="Kamy Nz" w:date="2015-05-08T14:33:00Z"/>
          <w:trPrChange w:id="1323" w:author="Kamy Nz" w:date="2015-05-08T14:46:00Z">
            <w:trPr>
              <w:trHeight w:val="300"/>
            </w:trPr>
          </w:trPrChange>
        </w:trPr>
        <w:tc>
          <w:tcPr>
            <w:tcW w:w="3261" w:type="dxa"/>
            <w:tcBorders>
              <w:top w:val="nil"/>
              <w:left w:val="single" w:sz="4" w:space="0" w:color="auto"/>
              <w:bottom w:val="single" w:sz="4" w:space="0" w:color="auto"/>
              <w:right w:val="single" w:sz="4" w:space="0" w:color="auto"/>
            </w:tcBorders>
            <w:shd w:val="clear" w:color="auto" w:fill="auto"/>
            <w:noWrap/>
            <w:vAlign w:val="bottom"/>
            <w:hideMark/>
            <w:tcPrChange w:id="1324" w:author="Kamy Nz" w:date="2015-05-08T14:46:00Z">
              <w:tcPr>
                <w:tcW w:w="3333"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2BBD9F21" w14:textId="77777777" w:rsidR="00C67B4D" w:rsidRPr="00C67B4D" w:rsidRDefault="00C67B4D">
            <w:pPr>
              <w:spacing w:line="240" w:lineRule="auto"/>
              <w:jc w:val="both"/>
              <w:rPr>
                <w:ins w:id="1325" w:author="Kamy Nz" w:date="2015-05-08T14:33:00Z"/>
                <w:rFonts w:ascii="Times New Roman" w:eastAsia="Times New Roman" w:hAnsi="Times New Roman" w:cs="Times New Roman"/>
                <w:szCs w:val="22"/>
                <w:lang w:val="en-US"/>
                <w:rPrChange w:id="1326" w:author="Kamy Nz" w:date="2015-05-08T14:36:00Z">
                  <w:rPr>
                    <w:ins w:id="1327" w:author="Kamy Nz" w:date="2015-05-08T14:33:00Z"/>
                    <w:rFonts w:ascii="Calibri" w:eastAsia="Times New Roman" w:hAnsi="Calibri" w:cs="Times New Roman"/>
                    <w:sz w:val="24"/>
                    <w:szCs w:val="24"/>
                    <w:lang w:val="en-US"/>
                  </w:rPr>
                </w:rPrChange>
              </w:rPr>
              <w:pPrChange w:id="1328" w:author="Kamy Nz" w:date="2015-05-08T14:46:00Z">
                <w:pPr>
                  <w:spacing w:line="240" w:lineRule="auto"/>
                </w:pPr>
              </w:pPrChange>
            </w:pPr>
            <w:ins w:id="1329" w:author="Kamy Nz" w:date="2015-05-08T14:33:00Z">
              <w:r w:rsidRPr="00C67B4D">
                <w:rPr>
                  <w:rFonts w:ascii="Times New Roman" w:eastAsia="Times New Roman" w:hAnsi="Times New Roman" w:cs="Times New Roman"/>
                  <w:szCs w:val="22"/>
                  <w:lang w:val="en-US"/>
                  <w:rPrChange w:id="1330" w:author="Kamy Nz" w:date="2015-05-08T14:36:00Z">
                    <w:rPr>
                      <w:rFonts w:ascii="Calibri" w:eastAsia="Times New Roman" w:hAnsi="Calibri" w:cs="Times New Roman"/>
                      <w:sz w:val="24"/>
                      <w:szCs w:val="24"/>
                      <w:lang w:val="en-US"/>
                    </w:rPr>
                  </w:rPrChange>
                </w:rPr>
                <w:t xml:space="preserve">9. </w:t>
              </w:r>
              <w:proofErr w:type="spellStart"/>
              <w:r w:rsidRPr="00C67B4D">
                <w:rPr>
                  <w:rFonts w:ascii="Times New Roman" w:eastAsia="Times New Roman" w:hAnsi="Times New Roman" w:cs="Times New Roman"/>
                  <w:szCs w:val="22"/>
                  <w:lang w:val="en-US"/>
                  <w:rPrChange w:id="1331" w:author="Kamy Nz" w:date="2015-05-08T14:36:00Z">
                    <w:rPr>
                      <w:rFonts w:ascii="Calibri" w:eastAsia="Times New Roman" w:hAnsi="Calibri" w:cs="Times New Roman"/>
                      <w:sz w:val="24"/>
                      <w:szCs w:val="24"/>
                      <w:lang w:val="en-US"/>
                    </w:rPr>
                  </w:rPrChange>
                </w:rPr>
                <w:t>Análisis</w:t>
              </w:r>
              <w:proofErr w:type="spellEnd"/>
              <w:r w:rsidRPr="00C67B4D">
                <w:rPr>
                  <w:rFonts w:ascii="Times New Roman" w:eastAsia="Times New Roman" w:hAnsi="Times New Roman" w:cs="Times New Roman"/>
                  <w:szCs w:val="22"/>
                  <w:lang w:val="en-US"/>
                  <w:rPrChange w:id="1332" w:author="Kamy Nz" w:date="2015-05-08T14:36:00Z">
                    <w:rPr>
                      <w:rFonts w:ascii="Calibri" w:eastAsia="Times New Roman" w:hAnsi="Calibri" w:cs="Times New Roman"/>
                      <w:sz w:val="24"/>
                      <w:szCs w:val="24"/>
                      <w:lang w:val="en-US"/>
                    </w:rPr>
                  </w:rPrChange>
                </w:rPr>
                <w:t xml:space="preserve"> de </w:t>
              </w:r>
              <w:proofErr w:type="spellStart"/>
              <w:r w:rsidRPr="00C67B4D">
                <w:rPr>
                  <w:rFonts w:ascii="Times New Roman" w:eastAsia="Times New Roman" w:hAnsi="Times New Roman" w:cs="Times New Roman"/>
                  <w:szCs w:val="22"/>
                  <w:lang w:val="en-US"/>
                  <w:rPrChange w:id="1333" w:author="Kamy Nz" w:date="2015-05-08T14:36:00Z">
                    <w:rPr>
                      <w:rFonts w:ascii="Calibri" w:eastAsia="Times New Roman" w:hAnsi="Calibri" w:cs="Times New Roman"/>
                      <w:sz w:val="24"/>
                      <w:szCs w:val="24"/>
                      <w:lang w:val="en-US"/>
                    </w:rPr>
                  </w:rPrChange>
                </w:rPr>
                <w:t>resultados</w:t>
              </w:r>
              <w:proofErr w:type="spellEnd"/>
            </w:ins>
          </w:p>
        </w:tc>
        <w:tc>
          <w:tcPr>
            <w:tcW w:w="567" w:type="dxa"/>
            <w:tcBorders>
              <w:top w:val="nil"/>
              <w:left w:val="nil"/>
              <w:bottom w:val="single" w:sz="4" w:space="0" w:color="auto"/>
              <w:right w:val="single" w:sz="4" w:space="0" w:color="auto"/>
            </w:tcBorders>
            <w:shd w:val="clear" w:color="auto" w:fill="auto"/>
            <w:noWrap/>
            <w:vAlign w:val="bottom"/>
            <w:hideMark/>
            <w:tcPrChange w:id="1334" w:author="Kamy Nz" w:date="2015-05-08T14:46:00Z">
              <w:tcPr>
                <w:tcW w:w="495" w:type="dxa"/>
                <w:gridSpan w:val="2"/>
                <w:tcBorders>
                  <w:top w:val="nil"/>
                  <w:left w:val="nil"/>
                  <w:bottom w:val="single" w:sz="4" w:space="0" w:color="auto"/>
                  <w:right w:val="single" w:sz="4" w:space="0" w:color="auto"/>
                </w:tcBorders>
                <w:shd w:val="clear" w:color="auto" w:fill="auto"/>
                <w:noWrap/>
                <w:vAlign w:val="bottom"/>
                <w:hideMark/>
              </w:tcPr>
            </w:tcPrChange>
          </w:tcPr>
          <w:p w14:paraId="248E75CE" w14:textId="77777777" w:rsidR="00C67B4D" w:rsidRPr="00C67B4D" w:rsidRDefault="00C67B4D" w:rsidP="00C67B4D">
            <w:pPr>
              <w:keepNext/>
              <w:keepLines/>
              <w:spacing w:before="200" w:line="240" w:lineRule="auto"/>
              <w:outlineLvl w:val="7"/>
              <w:rPr>
                <w:ins w:id="1335" w:author="Kamy Nz" w:date="2015-05-08T14:33:00Z"/>
                <w:rFonts w:ascii="Times New Roman" w:eastAsia="Times New Roman" w:hAnsi="Times New Roman" w:cs="Times New Roman"/>
                <w:szCs w:val="22"/>
                <w:lang w:val="en-US"/>
                <w:rPrChange w:id="1336" w:author="Kamy Nz" w:date="2015-05-08T14:36:00Z">
                  <w:rPr>
                    <w:ins w:id="1337" w:author="Kamy Nz" w:date="2015-05-08T14:33:00Z"/>
                    <w:rFonts w:ascii="Calibri" w:eastAsia="Times New Roman" w:hAnsi="Calibri" w:cs="Times New Roman"/>
                    <w:color w:val="404040" w:themeColor="text1" w:themeTint="BF"/>
                    <w:sz w:val="24"/>
                    <w:szCs w:val="24"/>
                    <w:lang w:val="en-US"/>
                  </w:rPr>
                </w:rPrChange>
              </w:rPr>
            </w:pPr>
            <w:ins w:id="1338" w:author="Kamy Nz" w:date="2015-05-08T14:33:00Z">
              <w:r w:rsidRPr="00C67B4D">
                <w:rPr>
                  <w:rFonts w:ascii="Times New Roman" w:eastAsia="Times New Roman" w:hAnsi="Times New Roman" w:cs="Times New Roman"/>
                  <w:szCs w:val="22"/>
                  <w:lang w:val="en-US"/>
                  <w:rPrChange w:id="1339" w:author="Kamy Nz" w:date="2015-05-08T14:36:00Z">
                    <w:rPr>
                      <w:rFonts w:ascii="Calibri" w:eastAsia="Times New Roman" w:hAnsi="Calibri" w:cs="Times New Roman"/>
                      <w:sz w:val="24"/>
                      <w:szCs w:val="24"/>
                      <w:lang w:val="en-US"/>
                    </w:rPr>
                  </w:rPrChange>
                </w:rPr>
                <w:t> </w:t>
              </w:r>
            </w:ins>
          </w:p>
        </w:tc>
        <w:tc>
          <w:tcPr>
            <w:tcW w:w="425" w:type="dxa"/>
            <w:tcBorders>
              <w:top w:val="nil"/>
              <w:left w:val="nil"/>
              <w:bottom w:val="single" w:sz="4" w:space="0" w:color="auto"/>
              <w:right w:val="single" w:sz="4" w:space="0" w:color="auto"/>
            </w:tcBorders>
            <w:shd w:val="clear" w:color="auto" w:fill="auto"/>
            <w:noWrap/>
            <w:vAlign w:val="bottom"/>
            <w:hideMark/>
            <w:tcPrChange w:id="1340" w:author="Kamy Nz" w:date="2015-05-08T14:46:00Z">
              <w:tcPr>
                <w:tcW w:w="236" w:type="dxa"/>
                <w:tcBorders>
                  <w:top w:val="nil"/>
                  <w:left w:val="nil"/>
                  <w:bottom w:val="single" w:sz="4" w:space="0" w:color="auto"/>
                  <w:right w:val="single" w:sz="4" w:space="0" w:color="auto"/>
                </w:tcBorders>
                <w:shd w:val="clear" w:color="auto" w:fill="auto"/>
                <w:noWrap/>
                <w:vAlign w:val="bottom"/>
                <w:hideMark/>
              </w:tcPr>
            </w:tcPrChange>
          </w:tcPr>
          <w:p w14:paraId="084A17E3" w14:textId="77777777" w:rsidR="00C67B4D" w:rsidRPr="00C67B4D" w:rsidRDefault="00C67B4D" w:rsidP="00C67B4D">
            <w:pPr>
              <w:keepNext/>
              <w:keepLines/>
              <w:spacing w:before="200" w:line="240" w:lineRule="auto"/>
              <w:outlineLvl w:val="7"/>
              <w:rPr>
                <w:ins w:id="1341" w:author="Kamy Nz" w:date="2015-05-08T14:33:00Z"/>
                <w:rFonts w:ascii="Times New Roman" w:eastAsia="Times New Roman" w:hAnsi="Times New Roman" w:cs="Times New Roman"/>
                <w:szCs w:val="22"/>
                <w:lang w:val="en-US"/>
                <w:rPrChange w:id="1342" w:author="Kamy Nz" w:date="2015-05-08T14:36:00Z">
                  <w:rPr>
                    <w:ins w:id="1343" w:author="Kamy Nz" w:date="2015-05-08T14:33:00Z"/>
                    <w:rFonts w:ascii="Calibri" w:eastAsia="Times New Roman" w:hAnsi="Calibri" w:cs="Times New Roman"/>
                    <w:color w:val="404040" w:themeColor="text1" w:themeTint="BF"/>
                    <w:sz w:val="24"/>
                    <w:szCs w:val="24"/>
                    <w:lang w:val="en-US"/>
                  </w:rPr>
                </w:rPrChange>
              </w:rPr>
            </w:pPr>
            <w:ins w:id="1344" w:author="Kamy Nz" w:date="2015-05-08T14:33:00Z">
              <w:r w:rsidRPr="00C67B4D">
                <w:rPr>
                  <w:rFonts w:ascii="Times New Roman" w:eastAsia="Times New Roman" w:hAnsi="Times New Roman" w:cs="Times New Roman"/>
                  <w:szCs w:val="22"/>
                  <w:lang w:val="en-US"/>
                  <w:rPrChange w:id="1345" w:author="Kamy Nz" w:date="2015-05-08T14:36:00Z">
                    <w:rPr>
                      <w:rFonts w:ascii="Calibri" w:eastAsia="Times New Roman" w:hAnsi="Calibri" w:cs="Times New Roman"/>
                      <w:sz w:val="24"/>
                      <w:szCs w:val="24"/>
                      <w:lang w:val="en-US"/>
                    </w:rPr>
                  </w:rPrChange>
                </w:rPr>
                <w:t> </w:t>
              </w:r>
            </w:ins>
          </w:p>
        </w:tc>
        <w:tc>
          <w:tcPr>
            <w:tcW w:w="337" w:type="dxa"/>
            <w:tcBorders>
              <w:top w:val="nil"/>
              <w:left w:val="nil"/>
              <w:bottom w:val="single" w:sz="4" w:space="0" w:color="auto"/>
              <w:right w:val="single" w:sz="4" w:space="0" w:color="auto"/>
            </w:tcBorders>
            <w:shd w:val="clear" w:color="auto" w:fill="auto"/>
            <w:noWrap/>
            <w:vAlign w:val="bottom"/>
            <w:hideMark/>
            <w:tcPrChange w:id="1346" w:author="Kamy Nz" w:date="2015-05-08T14:46:00Z">
              <w:tcPr>
                <w:tcW w:w="526" w:type="dxa"/>
                <w:gridSpan w:val="2"/>
                <w:tcBorders>
                  <w:top w:val="nil"/>
                  <w:left w:val="nil"/>
                  <w:bottom w:val="single" w:sz="4" w:space="0" w:color="auto"/>
                  <w:right w:val="single" w:sz="4" w:space="0" w:color="auto"/>
                </w:tcBorders>
                <w:shd w:val="clear" w:color="auto" w:fill="auto"/>
                <w:noWrap/>
                <w:vAlign w:val="bottom"/>
                <w:hideMark/>
              </w:tcPr>
            </w:tcPrChange>
          </w:tcPr>
          <w:p w14:paraId="1D830DD9" w14:textId="77777777" w:rsidR="00C67B4D" w:rsidRPr="00C67B4D" w:rsidRDefault="00C67B4D" w:rsidP="00C67B4D">
            <w:pPr>
              <w:keepNext/>
              <w:keepLines/>
              <w:spacing w:before="200" w:line="240" w:lineRule="auto"/>
              <w:outlineLvl w:val="7"/>
              <w:rPr>
                <w:ins w:id="1347" w:author="Kamy Nz" w:date="2015-05-08T14:33:00Z"/>
                <w:rFonts w:ascii="Times New Roman" w:eastAsia="Times New Roman" w:hAnsi="Times New Roman" w:cs="Times New Roman"/>
                <w:szCs w:val="22"/>
                <w:lang w:val="en-US"/>
                <w:rPrChange w:id="1348" w:author="Kamy Nz" w:date="2015-05-08T14:36:00Z">
                  <w:rPr>
                    <w:ins w:id="1349" w:author="Kamy Nz" w:date="2015-05-08T14:33:00Z"/>
                    <w:rFonts w:ascii="Calibri" w:eastAsia="Times New Roman" w:hAnsi="Calibri" w:cs="Times New Roman"/>
                    <w:color w:val="404040" w:themeColor="text1" w:themeTint="BF"/>
                    <w:sz w:val="24"/>
                    <w:szCs w:val="24"/>
                    <w:lang w:val="en-US"/>
                  </w:rPr>
                </w:rPrChange>
              </w:rPr>
            </w:pPr>
            <w:ins w:id="1350" w:author="Kamy Nz" w:date="2015-05-08T14:33:00Z">
              <w:r w:rsidRPr="00C67B4D">
                <w:rPr>
                  <w:rFonts w:ascii="Times New Roman" w:eastAsia="Times New Roman" w:hAnsi="Times New Roman" w:cs="Times New Roman"/>
                  <w:szCs w:val="22"/>
                  <w:lang w:val="en-US"/>
                  <w:rPrChange w:id="1351" w:author="Kamy Nz" w:date="2015-05-08T14:36:00Z">
                    <w:rPr>
                      <w:rFonts w:ascii="Calibri" w:eastAsia="Times New Roman" w:hAnsi="Calibri" w:cs="Times New Roman"/>
                      <w:sz w:val="24"/>
                      <w:szCs w:val="24"/>
                      <w:lang w:val="en-US"/>
                    </w:rPr>
                  </w:rPrChange>
                </w:rPr>
                <w:t> </w:t>
              </w:r>
            </w:ins>
          </w:p>
        </w:tc>
        <w:tc>
          <w:tcPr>
            <w:tcW w:w="419" w:type="dxa"/>
            <w:tcBorders>
              <w:top w:val="nil"/>
              <w:left w:val="nil"/>
              <w:bottom w:val="single" w:sz="4" w:space="0" w:color="auto"/>
              <w:right w:val="single" w:sz="4" w:space="0" w:color="auto"/>
            </w:tcBorders>
            <w:shd w:val="clear" w:color="auto" w:fill="auto"/>
            <w:noWrap/>
            <w:vAlign w:val="bottom"/>
            <w:hideMark/>
            <w:tcPrChange w:id="1352" w:author="Kamy Nz" w:date="2015-05-08T14:46:00Z">
              <w:tcPr>
                <w:tcW w:w="419" w:type="dxa"/>
                <w:tcBorders>
                  <w:top w:val="nil"/>
                  <w:left w:val="nil"/>
                  <w:bottom w:val="single" w:sz="4" w:space="0" w:color="auto"/>
                  <w:right w:val="single" w:sz="4" w:space="0" w:color="auto"/>
                </w:tcBorders>
                <w:shd w:val="clear" w:color="auto" w:fill="auto"/>
                <w:noWrap/>
                <w:vAlign w:val="bottom"/>
                <w:hideMark/>
              </w:tcPr>
            </w:tcPrChange>
          </w:tcPr>
          <w:p w14:paraId="47B70204" w14:textId="77777777" w:rsidR="00C67B4D" w:rsidRPr="00C67B4D" w:rsidRDefault="00C67B4D" w:rsidP="00C67B4D">
            <w:pPr>
              <w:keepNext/>
              <w:keepLines/>
              <w:spacing w:before="200" w:line="240" w:lineRule="auto"/>
              <w:outlineLvl w:val="7"/>
              <w:rPr>
                <w:ins w:id="1353" w:author="Kamy Nz" w:date="2015-05-08T14:33:00Z"/>
                <w:rFonts w:ascii="Times New Roman" w:eastAsia="Times New Roman" w:hAnsi="Times New Roman" w:cs="Times New Roman"/>
                <w:szCs w:val="22"/>
                <w:lang w:val="en-US"/>
                <w:rPrChange w:id="1354" w:author="Kamy Nz" w:date="2015-05-08T14:36:00Z">
                  <w:rPr>
                    <w:ins w:id="1355" w:author="Kamy Nz" w:date="2015-05-08T14:33:00Z"/>
                    <w:rFonts w:ascii="Calibri" w:eastAsia="Times New Roman" w:hAnsi="Calibri" w:cs="Times New Roman"/>
                    <w:color w:val="404040" w:themeColor="text1" w:themeTint="BF"/>
                    <w:sz w:val="24"/>
                    <w:szCs w:val="24"/>
                    <w:lang w:val="en-US"/>
                  </w:rPr>
                </w:rPrChange>
              </w:rPr>
            </w:pPr>
            <w:ins w:id="1356" w:author="Kamy Nz" w:date="2015-05-08T14:33:00Z">
              <w:r w:rsidRPr="00C67B4D">
                <w:rPr>
                  <w:rFonts w:ascii="Times New Roman" w:eastAsia="Times New Roman" w:hAnsi="Times New Roman" w:cs="Times New Roman"/>
                  <w:szCs w:val="22"/>
                  <w:lang w:val="en-US"/>
                  <w:rPrChange w:id="1357" w:author="Kamy Nz" w:date="2015-05-08T14:36:00Z">
                    <w:rPr>
                      <w:rFonts w:ascii="Calibri" w:eastAsia="Times New Roman" w:hAnsi="Calibri" w:cs="Times New Roman"/>
                      <w:sz w:val="24"/>
                      <w:szCs w:val="24"/>
                      <w:lang w:val="en-US"/>
                    </w:rPr>
                  </w:rPrChange>
                </w:rPr>
                <w:t> </w:t>
              </w:r>
            </w:ins>
          </w:p>
        </w:tc>
        <w:tc>
          <w:tcPr>
            <w:tcW w:w="378" w:type="dxa"/>
            <w:tcBorders>
              <w:top w:val="nil"/>
              <w:left w:val="nil"/>
              <w:bottom w:val="single" w:sz="4" w:space="0" w:color="auto"/>
              <w:right w:val="single" w:sz="4" w:space="0" w:color="auto"/>
            </w:tcBorders>
            <w:shd w:val="clear" w:color="auto" w:fill="auto"/>
            <w:noWrap/>
            <w:vAlign w:val="bottom"/>
            <w:hideMark/>
            <w:tcPrChange w:id="1358" w:author="Kamy Nz" w:date="2015-05-08T14:46:00Z">
              <w:tcPr>
                <w:tcW w:w="419" w:type="dxa"/>
                <w:gridSpan w:val="2"/>
                <w:tcBorders>
                  <w:top w:val="nil"/>
                  <w:left w:val="nil"/>
                  <w:bottom w:val="single" w:sz="4" w:space="0" w:color="auto"/>
                  <w:right w:val="single" w:sz="4" w:space="0" w:color="auto"/>
                </w:tcBorders>
                <w:shd w:val="clear" w:color="auto" w:fill="auto"/>
                <w:noWrap/>
                <w:vAlign w:val="bottom"/>
                <w:hideMark/>
              </w:tcPr>
            </w:tcPrChange>
          </w:tcPr>
          <w:p w14:paraId="52D53888" w14:textId="77777777" w:rsidR="00C67B4D" w:rsidRPr="00C67B4D" w:rsidRDefault="00C67B4D" w:rsidP="00C67B4D">
            <w:pPr>
              <w:keepNext/>
              <w:keepLines/>
              <w:spacing w:before="200" w:line="240" w:lineRule="auto"/>
              <w:outlineLvl w:val="7"/>
              <w:rPr>
                <w:ins w:id="1359" w:author="Kamy Nz" w:date="2015-05-08T14:33:00Z"/>
                <w:rFonts w:ascii="Times New Roman" w:eastAsia="Times New Roman" w:hAnsi="Times New Roman" w:cs="Times New Roman"/>
                <w:szCs w:val="22"/>
                <w:lang w:val="en-US"/>
                <w:rPrChange w:id="1360" w:author="Kamy Nz" w:date="2015-05-08T14:36:00Z">
                  <w:rPr>
                    <w:ins w:id="1361" w:author="Kamy Nz" w:date="2015-05-08T14:33:00Z"/>
                    <w:rFonts w:ascii="Calibri" w:eastAsia="Times New Roman" w:hAnsi="Calibri" w:cs="Times New Roman"/>
                    <w:color w:val="404040" w:themeColor="text1" w:themeTint="BF"/>
                    <w:sz w:val="24"/>
                    <w:szCs w:val="24"/>
                    <w:lang w:val="en-US"/>
                  </w:rPr>
                </w:rPrChange>
              </w:rPr>
            </w:pPr>
            <w:ins w:id="1362" w:author="Kamy Nz" w:date="2015-05-08T14:33:00Z">
              <w:r w:rsidRPr="00C67B4D">
                <w:rPr>
                  <w:rFonts w:ascii="Times New Roman" w:eastAsia="Times New Roman" w:hAnsi="Times New Roman" w:cs="Times New Roman"/>
                  <w:szCs w:val="22"/>
                  <w:lang w:val="en-US"/>
                  <w:rPrChange w:id="1363" w:author="Kamy Nz" w:date="2015-05-08T14:36:00Z">
                    <w:rPr>
                      <w:rFonts w:ascii="Calibri" w:eastAsia="Times New Roman" w:hAnsi="Calibri" w:cs="Times New Roman"/>
                      <w:sz w:val="24"/>
                      <w:szCs w:val="24"/>
                      <w:lang w:val="en-US"/>
                    </w:rPr>
                  </w:rPrChange>
                </w:rPr>
                <w:t> </w:t>
              </w:r>
            </w:ins>
          </w:p>
        </w:tc>
        <w:tc>
          <w:tcPr>
            <w:tcW w:w="379" w:type="dxa"/>
            <w:tcBorders>
              <w:top w:val="nil"/>
              <w:left w:val="nil"/>
              <w:bottom w:val="single" w:sz="4" w:space="0" w:color="auto"/>
              <w:right w:val="single" w:sz="4" w:space="0" w:color="auto"/>
            </w:tcBorders>
            <w:shd w:val="clear" w:color="auto" w:fill="auto"/>
            <w:noWrap/>
            <w:vAlign w:val="bottom"/>
            <w:hideMark/>
            <w:tcPrChange w:id="1364"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58E69485" w14:textId="77777777" w:rsidR="00C67B4D" w:rsidRPr="00C67B4D" w:rsidRDefault="00C67B4D" w:rsidP="00C67B4D">
            <w:pPr>
              <w:keepNext/>
              <w:keepLines/>
              <w:spacing w:before="200" w:line="240" w:lineRule="auto"/>
              <w:outlineLvl w:val="7"/>
              <w:rPr>
                <w:ins w:id="1365" w:author="Kamy Nz" w:date="2015-05-08T14:33:00Z"/>
                <w:rFonts w:ascii="Times New Roman" w:eastAsia="Times New Roman" w:hAnsi="Times New Roman" w:cs="Times New Roman"/>
                <w:szCs w:val="22"/>
                <w:lang w:val="en-US"/>
                <w:rPrChange w:id="1366" w:author="Kamy Nz" w:date="2015-05-08T14:36:00Z">
                  <w:rPr>
                    <w:ins w:id="1367" w:author="Kamy Nz" w:date="2015-05-08T14:33:00Z"/>
                    <w:rFonts w:ascii="Calibri" w:eastAsia="Times New Roman" w:hAnsi="Calibri" w:cs="Times New Roman"/>
                    <w:color w:val="404040" w:themeColor="text1" w:themeTint="BF"/>
                    <w:sz w:val="24"/>
                    <w:szCs w:val="24"/>
                    <w:lang w:val="en-US"/>
                  </w:rPr>
                </w:rPrChange>
              </w:rPr>
            </w:pPr>
            <w:ins w:id="1368" w:author="Kamy Nz" w:date="2015-05-08T14:33:00Z">
              <w:r w:rsidRPr="00C67B4D">
                <w:rPr>
                  <w:rFonts w:ascii="Times New Roman" w:eastAsia="Times New Roman" w:hAnsi="Times New Roman" w:cs="Times New Roman"/>
                  <w:szCs w:val="22"/>
                  <w:lang w:val="en-US"/>
                  <w:rPrChange w:id="1369"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1370"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20DC875D" w14:textId="77777777" w:rsidR="00C67B4D" w:rsidRPr="00C67B4D" w:rsidRDefault="00C67B4D" w:rsidP="00C67B4D">
            <w:pPr>
              <w:keepNext/>
              <w:keepLines/>
              <w:spacing w:before="200" w:line="240" w:lineRule="auto"/>
              <w:outlineLvl w:val="7"/>
              <w:rPr>
                <w:ins w:id="1371" w:author="Kamy Nz" w:date="2015-05-08T14:33:00Z"/>
                <w:rFonts w:ascii="Times New Roman" w:eastAsia="Times New Roman" w:hAnsi="Times New Roman" w:cs="Times New Roman"/>
                <w:szCs w:val="22"/>
                <w:lang w:val="en-US"/>
                <w:rPrChange w:id="1372" w:author="Kamy Nz" w:date="2015-05-08T14:36:00Z">
                  <w:rPr>
                    <w:ins w:id="1373" w:author="Kamy Nz" w:date="2015-05-08T14:33:00Z"/>
                    <w:rFonts w:ascii="Calibri" w:eastAsia="Times New Roman" w:hAnsi="Calibri" w:cs="Times New Roman"/>
                    <w:color w:val="404040" w:themeColor="text1" w:themeTint="BF"/>
                    <w:sz w:val="24"/>
                    <w:szCs w:val="24"/>
                    <w:lang w:val="en-US"/>
                  </w:rPr>
                </w:rPrChange>
              </w:rPr>
            </w:pPr>
            <w:ins w:id="1374" w:author="Kamy Nz" w:date="2015-05-08T14:33:00Z">
              <w:r w:rsidRPr="00C67B4D">
                <w:rPr>
                  <w:rFonts w:ascii="Times New Roman" w:eastAsia="Times New Roman" w:hAnsi="Times New Roman" w:cs="Times New Roman"/>
                  <w:szCs w:val="22"/>
                  <w:lang w:val="en-US"/>
                  <w:rPrChange w:id="1375"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1376"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4741B47B" w14:textId="77777777" w:rsidR="00C67B4D" w:rsidRPr="00C67B4D" w:rsidRDefault="00C67B4D" w:rsidP="00C67B4D">
            <w:pPr>
              <w:keepNext/>
              <w:keepLines/>
              <w:spacing w:before="200" w:line="240" w:lineRule="auto"/>
              <w:outlineLvl w:val="7"/>
              <w:rPr>
                <w:ins w:id="1377" w:author="Kamy Nz" w:date="2015-05-08T14:33:00Z"/>
                <w:rFonts w:ascii="Times New Roman" w:eastAsia="Times New Roman" w:hAnsi="Times New Roman" w:cs="Times New Roman"/>
                <w:szCs w:val="22"/>
                <w:lang w:val="en-US"/>
                <w:rPrChange w:id="1378" w:author="Kamy Nz" w:date="2015-05-08T14:36:00Z">
                  <w:rPr>
                    <w:ins w:id="1379" w:author="Kamy Nz" w:date="2015-05-08T14:33:00Z"/>
                    <w:rFonts w:ascii="Calibri" w:eastAsia="Times New Roman" w:hAnsi="Calibri" w:cs="Times New Roman"/>
                    <w:color w:val="404040" w:themeColor="text1" w:themeTint="BF"/>
                    <w:sz w:val="24"/>
                    <w:szCs w:val="24"/>
                    <w:lang w:val="en-US"/>
                  </w:rPr>
                </w:rPrChange>
              </w:rPr>
            </w:pPr>
            <w:ins w:id="1380" w:author="Kamy Nz" w:date="2015-05-08T14:33:00Z">
              <w:r w:rsidRPr="00C67B4D">
                <w:rPr>
                  <w:rFonts w:ascii="Times New Roman" w:eastAsia="Times New Roman" w:hAnsi="Times New Roman" w:cs="Times New Roman"/>
                  <w:szCs w:val="22"/>
                  <w:lang w:val="en-US"/>
                  <w:rPrChange w:id="1381" w:author="Kamy Nz" w:date="2015-05-08T14:36:00Z">
                    <w:rPr>
                      <w:rFonts w:ascii="Calibri" w:eastAsia="Times New Roman" w:hAnsi="Calibri" w:cs="Times New Roman"/>
                      <w:sz w:val="24"/>
                      <w:szCs w:val="24"/>
                      <w:lang w:val="en-US"/>
                    </w:rPr>
                  </w:rPrChange>
                </w:rPr>
                <w:t> </w:t>
              </w:r>
            </w:ins>
          </w:p>
        </w:tc>
        <w:tc>
          <w:tcPr>
            <w:tcW w:w="363" w:type="dxa"/>
            <w:tcBorders>
              <w:top w:val="nil"/>
              <w:left w:val="nil"/>
              <w:bottom w:val="single" w:sz="4" w:space="0" w:color="auto"/>
              <w:right w:val="single" w:sz="4" w:space="0" w:color="auto"/>
            </w:tcBorders>
            <w:shd w:val="clear" w:color="auto" w:fill="auto"/>
            <w:noWrap/>
            <w:vAlign w:val="bottom"/>
            <w:hideMark/>
            <w:tcPrChange w:id="1382" w:author="Kamy Nz" w:date="2015-05-08T14:46:00Z">
              <w:tcPr>
                <w:tcW w:w="363" w:type="dxa"/>
                <w:tcBorders>
                  <w:top w:val="nil"/>
                  <w:left w:val="nil"/>
                  <w:bottom w:val="single" w:sz="4" w:space="0" w:color="auto"/>
                  <w:right w:val="single" w:sz="4" w:space="0" w:color="auto"/>
                </w:tcBorders>
                <w:shd w:val="clear" w:color="auto" w:fill="auto"/>
                <w:noWrap/>
                <w:vAlign w:val="bottom"/>
                <w:hideMark/>
              </w:tcPr>
            </w:tcPrChange>
          </w:tcPr>
          <w:p w14:paraId="3EB5A747" w14:textId="77777777" w:rsidR="00C67B4D" w:rsidRPr="00C67B4D" w:rsidRDefault="00C67B4D" w:rsidP="00C67B4D">
            <w:pPr>
              <w:keepNext/>
              <w:keepLines/>
              <w:spacing w:before="200" w:line="240" w:lineRule="auto"/>
              <w:outlineLvl w:val="7"/>
              <w:rPr>
                <w:ins w:id="1383" w:author="Kamy Nz" w:date="2015-05-08T14:33:00Z"/>
                <w:rFonts w:ascii="Times New Roman" w:eastAsia="Times New Roman" w:hAnsi="Times New Roman" w:cs="Times New Roman"/>
                <w:szCs w:val="22"/>
                <w:lang w:val="en-US"/>
                <w:rPrChange w:id="1384" w:author="Kamy Nz" w:date="2015-05-08T14:36:00Z">
                  <w:rPr>
                    <w:ins w:id="1385" w:author="Kamy Nz" w:date="2015-05-08T14:33:00Z"/>
                    <w:rFonts w:ascii="Calibri" w:eastAsia="Times New Roman" w:hAnsi="Calibri" w:cs="Times New Roman"/>
                    <w:color w:val="404040" w:themeColor="text1" w:themeTint="BF"/>
                    <w:sz w:val="24"/>
                    <w:szCs w:val="24"/>
                    <w:lang w:val="en-US"/>
                  </w:rPr>
                </w:rPrChange>
              </w:rPr>
            </w:pPr>
            <w:ins w:id="1386" w:author="Kamy Nz" w:date="2015-05-08T14:33:00Z">
              <w:r w:rsidRPr="00C67B4D">
                <w:rPr>
                  <w:rFonts w:ascii="Times New Roman" w:eastAsia="Times New Roman" w:hAnsi="Times New Roman" w:cs="Times New Roman"/>
                  <w:szCs w:val="22"/>
                  <w:lang w:val="en-US"/>
                  <w:rPrChange w:id="1387" w:author="Kamy Nz" w:date="2015-05-08T14:36:00Z">
                    <w:rPr>
                      <w:rFonts w:ascii="Calibri" w:eastAsia="Times New Roman" w:hAnsi="Calibri" w:cs="Times New Roman"/>
                      <w:sz w:val="24"/>
                      <w:szCs w:val="24"/>
                      <w:lang w:val="en-US"/>
                    </w:rPr>
                  </w:rPrChange>
                </w:rPr>
                <w:t> </w:t>
              </w:r>
            </w:ins>
          </w:p>
        </w:tc>
        <w:tc>
          <w:tcPr>
            <w:tcW w:w="435" w:type="dxa"/>
            <w:tcBorders>
              <w:top w:val="nil"/>
              <w:left w:val="nil"/>
              <w:bottom w:val="single" w:sz="4" w:space="0" w:color="auto"/>
              <w:right w:val="single" w:sz="4" w:space="0" w:color="auto"/>
            </w:tcBorders>
            <w:shd w:val="clear" w:color="auto" w:fill="auto"/>
            <w:noWrap/>
            <w:vAlign w:val="bottom"/>
            <w:hideMark/>
            <w:tcPrChange w:id="1388" w:author="Kamy Nz" w:date="2015-05-08T14:46:00Z">
              <w:tcPr>
                <w:tcW w:w="435" w:type="dxa"/>
                <w:tcBorders>
                  <w:top w:val="nil"/>
                  <w:left w:val="nil"/>
                  <w:bottom w:val="single" w:sz="4" w:space="0" w:color="auto"/>
                  <w:right w:val="single" w:sz="4" w:space="0" w:color="auto"/>
                </w:tcBorders>
                <w:shd w:val="clear" w:color="auto" w:fill="auto"/>
                <w:noWrap/>
                <w:vAlign w:val="bottom"/>
                <w:hideMark/>
              </w:tcPr>
            </w:tcPrChange>
          </w:tcPr>
          <w:p w14:paraId="59DF2B67" w14:textId="77777777" w:rsidR="00C67B4D" w:rsidRPr="00C67B4D" w:rsidRDefault="00C67B4D" w:rsidP="00C67B4D">
            <w:pPr>
              <w:keepNext/>
              <w:keepLines/>
              <w:spacing w:before="200" w:line="240" w:lineRule="auto"/>
              <w:outlineLvl w:val="7"/>
              <w:rPr>
                <w:ins w:id="1389" w:author="Kamy Nz" w:date="2015-05-08T14:33:00Z"/>
                <w:rFonts w:ascii="Times New Roman" w:eastAsia="Times New Roman" w:hAnsi="Times New Roman" w:cs="Times New Roman"/>
                <w:szCs w:val="22"/>
                <w:lang w:val="en-US"/>
                <w:rPrChange w:id="1390" w:author="Kamy Nz" w:date="2015-05-08T14:36:00Z">
                  <w:rPr>
                    <w:ins w:id="1391" w:author="Kamy Nz" w:date="2015-05-08T14:33:00Z"/>
                    <w:rFonts w:ascii="Calibri" w:eastAsia="Times New Roman" w:hAnsi="Calibri" w:cs="Times New Roman"/>
                    <w:color w:val="404040" w:themeColor="text1" w:themeTint="BF"/>
                    <w:sz w:val="24"/>
                    <w:szCs w:val="24"/>
                    <w:lang w:val="en-US"/>
                  </w:rPr>
                </w:rPrChange>
              </w:rPr>
            </w:pPr>
            <w:ins w:id="1392" w:author="Kamy Nz" w:date="2015-05-08T14:33:00Z">
              <w:r w:rsidRPr="00C67B4D">
                <w:rPr>
                  <w:rFonts w:ascii="Times New Roman" w:eastAsia="Times New Roman" w:hAnsi="Times New Roman" w:cs="Times New Roman"/>
                  <w:szCs w:val="22"/>
                  <w:lang w:val="en-US"/>
                  <w:rPrChange w:id="1393"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1394"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6190FBBD" w14:textId="77777777" w:rsidR="00C67B4D" w:rsidRPr="00C67B4D" w:rsidRDefault="00C67B4D" w:rsidP="00C67B4D">
            <w:pPr>
              <w:keepNext/>
              <w:keepLines/>
              <w:spacing w:before="200" w:line="240" w:lineRule="auto"/>
              <w:outlineLvl w:val="7"/>
              <w:rPr>
                <w:ins w:id="1395" w:author="Kamy Nz" w:date="2015-05-08T14:33:00Z"/>
                <w:rFonts w:ascii="Times New Roman" w:eastAsia="Times New Roman" w:hAnsi="Times New Roman" w:cs="Times New Roman"/>
                <w:szCs w:val="22"/>
                <w:lang w:val="en-US"/>
                <w:rPrChange w:id="1396" w:author="Kamy Nz" w:date="2015-05-08T14:36:00Z">
                  <w:rPr>
                    <w:ins w:id="1397" w:author="Kamy Nz" w:date="2015-05-08T14:33:00Z"/>
                    <w:rFonts w:ascii="Calibri" w:eastAsia="Times New Roman" w:hAnsi="Calibri" w:cs="Times New Roman"/>
                    <w:color w:val="404040" w:themeColor="text1" w:themeTint="BF"/>
                    <w:sz w:val="24"/>
                    <w:szCs w:val="24"/>
                    <w:lang w:val="en-US"/>
                  </w:rPr>
                </w:rPrChange>
              </w:rPr>
            </w:pPr>
            <w:ins w:id="1398" w:author="Kamy Nz" w:date="2015-05-08T14:33:00Z">
              <w:r w:rsidRPr="00C67B4D">
                <w:rPr>
                  <w:rFonts w:ascii="Times New Roman" w:eastAsia="Times New Roman" w:hAnsi="Times New Roman" w:cs="Times New Roman"/>
                  <w:szCs w:val="22"/>
                  <w:lang w:val="en-US"/>
                  <w:rPrChange w:id="1399"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1400"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12165C07" w14:textId="77777777" w:rsidR="00C67B4D" w:rsidRPr="00C67B4D" w:rsidRDefault="00C67B4D" w:rsidP="00C67B4D">
            <w:pPr>
              <w:keepNext/>
              <w:keepLines/>
              <w:spacing w:before="200" w:line="240" w:lineRule="auto"/>
              <w:outlineLvl w:val="7"/>
              <w:rPr>
                <w:ins w:id="1401" w:author="Kamy Nz" w:date="2015-05-08T14:33:00Z"/>
                <w:rFonts w:ascii="Times New Roman" w:eastAsia="Times New Roman" w:hAnsi="Times New Roman" w:cs="Times New Roman"/>
                <w:szCs w:val="22"/>
                <w:lang w:val="en-US"/>
                <w:rPrChange w:id="1402" w:author="Kamy Nz" w:date="2015-05-08T14:36:00Z">
                  <w:rPr>
                    <w:ins w:id="1403" w:author="Kamy Nz" w:date="2015-05-08T14:33:00Z"/>
                    <w:rFonts w:ascii="Calibri" w:eastAsia="Times New Roman" w:hAnsi="Calibri" w:cs="Times New Roman"/>
                    <w:color w:val="404040" w:themeColor="text1" w:themeTint="BF"/>
                    <w:sz w:val="24"/>
                    <w:szCs w:val="24"/>
                    <w:lang w:val="en-US"/>
                  </w:rPr>
                </w:rPrChange>
              </w:rPr>
            </w:pPr>
            <w:ins w:id="1404" w:author="Kamy Nz" w:date="2015-05-08T14:33:00Z">
              <w:r w:rsidRPr="00C67B4D">
                <w:rPr>
                  <w:rFonts w:ascii="Times New Roman" w:eastAsia="Times New Roman" w:hAnsi="Times New Roman" w:cs="Times New Roman"/>
                  <w:szCs w:val="22"/>
                  <w:lang w:val="en-US"/>
                  <w:rPrChange w:id="1405" w:author="Kamy Nz" w:date="2015-05-08T14:36:00Z">
                    <w:rPr>
                      <w:rFonts w:ascii="Calibri" w:eastAsia="Times New Roman" w:hAnsi="Calibri" w:cs="Times New Roman"/>
                      <w:sz w:val="24"/>
                      <w:szCs w:val="24"/>
                      <w:lang w:val="en-US"/>
                    </w:rPr>
                  </w:rPrChange>
                </w:rPr>
                <w:t> </w:t>
              </w:r>
            </w:ins>
          </w:p>
        </w:tc>
        <w:tc>
          <w:tcPr>
            <w:tcW w:w="488" w:type="dxa"/>
            <w:tcBorders>
              <w:top w:val="nil"/>
              <w:left w:val="nil"/>
              <w:bottom w:val="single" w:sz="4" w:space="0" w:color="auto"/>
              <w:right w:val="single" w:sz="4" w:space="0" w:color="auto"/>
            </w:tcBorders>
            <w:shd w:val="clear" w:color="auto" w:fill="auto"/>
            <w:noWrap/>
            <w:vAlign w:val="bottom"/>
            <w:hideMark/>
            <w:tcPrChange w:id="1406" w:author="Kamy Nz" w:date="2015-05-08T14:46:00Z">
              <w:tcPr>
                <w:tcW w:w="488" w:type="dxa"/>
                <w:tcBorders>
                  <w:top w:val="nil"/>
                  <w:left w:val="nil"/>
                  <w:bottom w:val="single" w:sz="4" w:space="0" w:color="auto"/>
                  <w:right w:val="single" w:sz="4" w:space="0" w:color="auto"/>
                </w:tcBorders>
                <w:shd w:val="clear" w:color="auto" w:fill="auto"/>
                <w:noWrap/>
                <w:vAlign w:val="bottom"/>
                <w:hideMark/>
              </w:tcPr>
            </w:tcPrChange>
          </w:tcPr>
          <w:p w14:paraId="7ED52E43" w14:textId="77777777" w:rsidR="00C67B4D" w:rsidRPr="00C67B4D" w:rsidRDefault="00C67B4D" w:rsidP="00C67B4D">
            <w:pPr>
              <w:keepNext/>
              <w:keepLines/>
              <w:spacing w:before="200" w:line="240" w:lineRule="auto"/>
              <w:outlineLvl w:val="7"/>
              <w:rPr>
                <w:ins w:id="1407" w:author="Kamy Nz" w:date="2015-05-08T14:33:00Z"/>
                <w:rFonts w:ascii="Times New Roman" w:eastAsia="Times New Roman" w:hAnsi="Times New Roman" w:cs="Times New Roman"/>
                <w:szCs w:val="22"/>
                <w:lang w:val="en-US"/>
                <w:rPrChange w:id="1408" w:author="Kamy Nz" w:date="2015-05-08T14:36:00Z">
                  <w:rPr>
                    <w:ins w:id="1409" w:author="Kamy Nz" w:date="2015-05-08T14:33:00Z"/>
                    <w:rFonts w:ascii="Calibri" w:eastAsia="Times New Roman" w:hAnsi="Calibri" w:cs="Times New Roman"/>
                    <w:color w:val="404040" w:themeColor="text1" w:themeTint="BF"/>
                    <w:sz w:val="24"/>
                    <w:szCs w:val="24"/>
                    <w:lang w:val="en-US"/>
                  </w:rPr>
                </w:rPrChange>
              </w:rPr>
            </w:pPr>
            <w:ins w:id="1410" w:author="Kamy Nz" w:date="2015-05-08T14:33:00Z">
              <w:r w:rsidRPr="00C67B4D">
                <w:rPr>
                  <w:rFonts w:ascii="Times New Roman" w:eastAsia="Times New Roman" w:hAnsi="Times New Roman" w:cs="Times New Roman"/>
                  <w:szCs w:val="22"/>
                  <w:lang w:val="en-US"/>
                  <w:rPrChange w:id="1411" w:author="Kamy Nz" w:date="2015-05-08T14:36:00Z">
                    <w:rPr>
                      <w:rFonts w:ascii="Calibri" w:eastAsia="Times New Roman" w:hAnsi="Calibri" w:cs="Times New Roman"/>
                      <w:sz w:val="24"/>
                      <w:szCs w:val="24"/>
                      <w:lang w:val="en-US"/>
                    </w:rPr>
                  </w:rPrChange>
                </w:rPr>
                <w:t> </w:t>
              </w:r>
            </w:ins>
          </w:p>
        </w:tc>
        <w:tc>
          <w:tcPr>
            <w:tcW w:w="432" w:type="dxa"/>
            <w:tcBorders>
              <w:top w:val="nil"/>
              <w:left w:val="nil"/>
              <w:bottom w:val="single" w:sz="4" w:space="0" w:color="auto"/>
              <w:right w:val="single" w:sz="4" w:space="0" w:color="auto"/>
            </w:tcBorders>
            <w:shd w:val="clear" w:color="auto" w:fill="auto"/>
            <w:noWrap/>
            <w:vAlign w:val="bottom"/>
            <w:hideMark/>
            <w:tcPrChange w:id="1412" w:author="Kamy Nz" w:date="2015-05-08T14:46:00Z">
              <w:tcPr>
                <w:tcW w:w="432" w:type="dxa"/>
                <w:tcBorders>
                  <w:top w:val="nil"/>
                  <w:left w:val="nil"/>
                  <w:bottom w:val="single" w:sz="4" w:space="0" w:color="auto"/>
                  <w:right w:val="single" w:sz="4" w:space="0" w:color="auto"/>
                </w:tcBorders>
                <w:shd w:val="clear" w:color="auto" w:fill="auto"/>
                <w:noWrap/>
                <w:vAlign w:val="bottom"/>
                <w:hideMark/>
              </w:tcPr>
            </w:tcPrChange>
          </w:tcPr>
          <w:p w14:paraId="535CC99C" w14:textId="77777777" w:rsidR="00C67B4D" w:rsidRPr="00C67B4D" w:rsidRDefault="00C67B4D" w:rsidP="00C67B4D">
            <w:pPr>
              <w:keepNext/>
              <w:keepLines/>
              <w:spacing w:before="200" w:line="240" w:lineRule="auto"/>
              <w:outlineLvl w:val="7"/>
              <w:rPr>
                <w:ins w:id="1413" w:author="Kamy Nz" w:date="2015-05-08T14:33:00Z"/>
                <w:rFonts w:ascii="Times New Roman" w:eastAsia="Times New Roman" w:hAnsi="Times New Roman" w:cs="Times New Roman"/>
                <w:szCs w:val="22"/>
                <w:lang w:val="en-US"/>
                <w:rPrChange w:id="1414" w:author="Kamy Nz" w:date="2015-05-08T14:36:00Z">
                  <w:rPr>
                    <w:ins w:id="1415" w:author="Kamy Nz" w:date="2015-05-08T14:33:00Z"/>
                    <w:rFonts w:ascii="Calibri" w:eastAsia="Times New Roman" w:hAnsi="Calibri" w:cs="Times New Roman"/>
                    <w:color w:val="404040" w:themeColor="text1" w:themeTint="BF"/>
                    <w:sz w:val="24"/>
                    <w:szCs w:val="24"/>
                    <w:lang w:val="en-US"/>
                  </w:rPr>
                </w:rPrChange>
              </w:rPr>
            </w:pPr>
            <w:ins w:id="1416" w:author="Kamy Nz" w:date="2015-05-08T14:33:00Z">
              <w:r w:rsidRPr="00C67B4D">
                <w:rPr>
                  <w:rFonts w:ascii="Times New Roman" w:eastAsia="Times New Roman" w:hAnsi="Times New Roman" w:cs="Times New Roman"/>
                  <w:szCs w:val="22"/>
                  <w:lang w:val="en-US"/>
                  <w:rPrChange w:id="1417"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000000" w:fill="3366FF"/>
            <w:noWrap/>
            <w:vAlign w:val="bottom"/>
            <w:hideMark/>
            <w:tcPrChange w:id="1418" w:author="Kamy Nz" w:date="2015-05-08T14:46:00Z">
              <w:tcPr>
                <w:tcW w:w="460" w:type="dxa"/>
                <w:tcBorders>
                  <w:top w:val="nil"/>
                  <w:left w:val="nil"/>
                  <w:bottom w:val="single" w:sz="4" w:space="0" w:color="auto"/>
                  <w:right w:val="single" w:sz="4" w:space="0" w:color="auto"/>
                </w:tcBorders>
                <w:shd w:val="clear" w:color="000000" w:fill="3366FF"/>
                <w:noWrap/>
                <w:vAlign w:val="bottom"/>
                <w:hideMark/>
              </w:tcPr>
            </w:tcPrChange>
          </w:tcPr>
          <w:p w14:paraId="29AF3685" w14:textId="77777777" w:rsidR="00C67B4D" w:rsidRPr="00C67B4D" w:rsidRDefault="00C67B4D" w:rsidP="00C67B4D">
            <w:pPr>
              <w:keepNext/>
              <w:keepLines/>
              <w:spacing w:before="200" w:line="240" w:lineRule="auto"/>
              <w:outlineLvl w:val="7"/>
              <w:rPr>
                <w:ins w:id="1419" w:author="Kamy Nz" w:date="2015-05-08T14:33:00Z"/>
                <w:rFonts w:ascii="Times New Roman" w:eastAsia="Times New Roman" w:hAnsi="Times New Roman" w:cs="Times New Roman"/>
                <w:szCs w:val="22"/>
                <w:lang w:val="en-US"/>
                <w:rPrChange w:id="1420" w:author="Kamy Nz" w:date="2015-05-08T14:36:00Z">
                  <w:rPr>
                    <w:ins w:id="1421" w:author="Kamy Nz" w:date="2015-05-08T14:33:00Z"/>
                    <w:rFonts w:ascii="Calibri" w:eastAsia="Times New Roman" w:hAnsi="Calibri" w:cs="Times New Roman"/>
                    <w:color w:val="404040" w:themeColor="text1" w:themeTint="BF"/>
                    <w:sz w:val="24"/>
                    <w:szCs w:val="24"/>
                    <w:lang w:val="en-US"/>
                  </w:rPr>
                </w:rPrChange>
              </w:rPr>
            </w:pPr>
            <w:ins w:id="1422" w:author="Kamy Nz" w:date="2015-05-08T14:33:00Z">
              <w:r w:rsidRPr="00C67B4D">
                <w:rPr>
                  <w:rFonts w:ascii="Times New Roman" w:eastAsia="Times New Roman" w:hAnsi="Times New Roman" w:cs="Times New Roman"/>
                  <w:szCs w:val="22"/>
                  <w:lang w:val="en-US"/>
                  <w:rPrChange w:id="1423" w:author="Kamy Nz" w:date="2015-05-08T14:36:00Z">
                    <w:rPr>
                      <w:rFonts w:ascii="Calibri" w:eastAsia="Times New Roman" w:hAnsi="Calibri" w:cs="Times New Roman"/>
                      <w:sz w:val="24"/>
                      <w:szCs w:val="24"/>
                      <w:lang w:val="en-US"/>
                    </w:rPr>
                  </w:rPrChange>
                </w:rPr>
                <w:t> </w:t>
              </w:r>
            </w:ins>
          </w:p>
        </w:tc>
        <w:tc>
          <w:tcPr>
            <w:tcW w:w="525" w:type="dxa"/>
            <w:gridSpan w:val="2"/>
            <w:tcBorders>
              <w:top w:val="nil"/>
              <w:left w:val="nil"/>
              <w:bottom w:val="single" w:sz="4" w:space="0" w:color="auto"/>
              <w:right w:val="single" w:sz="4" w:space="0" w:color="auto"/>
            </w:tcBorders>
            <w:shd w:val="clear" w:color="auto" w:fill="auto"/>
            <w:noWrap/>
            <w:vAlign w:val="bottom"/>
            <w:hideMark/>
            <w:tcPrChange w:id="1424" w:author="Kamy Nz" w:date="2015-05-08T14:46:00Z">
              <w:tcPr>
                <w:tcW w:w="525" w:type="dxa"/>
                <w:gridSpan w:val="2"/>
                <w:tcBorders>
                  <w:top w:val="nil"/>
                  <w:left w:val="nil"/>
                  <w:bottom w:val="single" w:sz="4" w:space="0" w:color="auto"/>
                  <w:right w:val="single" w:sz="4" w:space="0" w:color="auto"/>
                </w:tcBorders>
                <w:shd w:val="clear" w:color="auto" w:fill="auto"/>
                <w:noWrap/>
                <w:vAlign w:val="bottom"/>
                <w:hideMark/>
              </w:tcPr>
            </w:tcPrChange>
          </w:tcPr>
          <w:p w14:paraId="41CB65C8" w14:textId="77777777" w:rsidR="00C67B4D" w:rsidRPr="00C67B4D" w:rsidRDefault="00C67B4D" w:rsidP="00C67B4D">
            <w:pPr>
              <w:keepNext/>
              <w:keepLines/>
              <w:spacing w:before="200" w:line="240" w:lineRule="auto"/>
              <w:outlineLvl w:val="7"/>
              <w:rPr>
                <w:ins w:id="1425" w:author="Kamy Nz" w:date="2015-05-08T14:33:00Z"/>
                <w:rFonts w:ascii="Times New Roman" w:eastAsia="Times New Roman" w:hAnsi="Times New Roman" w:cs="Times New Roman"/>
                <w:szCs w:val="22"/>
                <w:lang w:val="en-US"/>
                <w:rPrChange w:id="1426" w:author="Kamy Nz" w:date="2015-05-08T14:36:00Z">
                  <w:rPr>
                    <w:ins w:id="1427" w:author="Kamy Nz" w:date="2015-05-08T14:33:00Z"/>
                    <w:rFonts w:ascii="Calibri" w:eastAsia="Times New Roman" w:hAnsi="Calibri" w:cs="Times New Roman"/>
                    <w:color w:val="404040" w:themeColor="text1" w:themeTint="BF"/>
                    <w:sz w:val="24"/>
                    <w:szCs w:val="24"/>
                    <w:lang w:val="en-US"/>
                  </w:rPr>
                </w:rPrChange>
              </w:rPr>
            </w:pPr>
            <w:ins w:id="1428" w:author="Kamy Nz" w:date="2015-05-08T14:33:00Z">
              <w:r w:rsidRPr="00C67B4D">
                <w:rPr>
                  <w:rFonts w:ascii="Times New Roman" w:eastAsia="Times New Roman" w:hAnsi="Times New Roman" w:cs="Times New Roman"/>
                  <w:szCs w:val="22"/>
                  <w:lang w:val="en-US"/>
                  <w:rPrChange w:id="1429" w:author="Kamy Nz" w:date="2015-05-08T14:36:00Z">
                    <w:rPr>
                      <w:rFonts w:ascii="Calibri" w:eastAsia="Times New Roman" w:hAnsi="Calibri" w:cs="Times New Roman"/>
                      <w:sz w:val="24"/>
                      <w:szCs w:val="24"/>
                      <w:lang w:val="en-US"/>
                    </w:rPr>
                  </w:rPrChange>
                </w:rPr>
                <w:t> </w:t>
              </w:r>
            </w:ins>
          </w:p>
        </w:tc>
      </w:tr>
      <w:tr w:rsidR="00C67B4D" w:rsidRPr="00C67B4D" w14:paraId="17282CE5" w14:textId="77777777" w:rsidTr="00C67B4D">
        <w:trPr>
          <w:trHeight w:val="300"/>
          <w:ins w:id="1430" w:author="Kamy Nz" w:date="2015-05-08T14:33:00Z"/>
          <w:trPrChange w:id="1431" w:author="Kamy Nz" w:date="2015-05-08T14:46:00Z">
            <w:trPr>
              <w:trHeight w:val="300"/>
            </w:trPr>
          </w:trPrChange>
        </w:trPr>
        <w:tc>
          <w:tcPr>
            <w:tcW w:w="3261" w:type="dxa"/>
            <w:tcBorders>
              <w:top w:val="nil"/>
              <w:left w:val="single" w:sz="4" w:space="0" w:color="auto"/>
              <w:bottom w:val="single" w:sz="4" w:space="0" w:color="auto"/>
              <w:right w:val="single" w:sz="4" w:space="0" w:color="auto"/>
            </w:tcBorders>
            <w:shd w:val="clear" w:color="auto" w:fill="auto"/>
            <w:noWrap/>
            <w:vAlign w:val="bottom"/>
            <w:hideMark/>
            <w:tcPrChange w:id="1432" w:author="Kamy Nz" w:date="2015-05-08T14:46:00Z">
              <w:tcPr>
                <w:tcW w:w="3333"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96FE95F" w14:textId="77777777" w:rsidR="00C67B4D" w:rsidRPr="00C67B4D" w:rsidRDefault="00C67B4D">
            <w:pPr>
              <w:spacing w:line="240" w:lineRule="auto"/>
              <w:jc w:val="both"/>
              <w:rPr>
                <w:ins w:id="1433" w:author="Kamy Nz" w:date="2015-05-08T14:33:00Z"/>
                <w:rFonts w:ascii="Times New Roman" w:eastAsia="Times New Roman" w:hAnsi="Times New Roman" w:cs="Times New Roman"/>
                <w:szCs w:val="22"/>
                <w:lang w:val="en-US"/>
                <w:rPrChange w:id="1434" w:author="Kamy Nz" w:date="2015-05-08T14:36:00Z">
                  <w:rPr>
                    <w:ins w:id="1435" w:author="Kamy Nz" w:date="2015-05-08T14:33:00Z"/>
                    <w:rFonts w:ascii="Calibri" w:eastAsia="Times New Roman" w:hAnsi="Calibri" w:cs="Times New Roman"/>
                    <w:sz w:val="24"/>
                    <w:szCs w:val="24"/>
                    <w:lang w:val="en-US"/>
                  </w:rPr>
                </w:rPrChange>
              </w:rPr>
              <w:pPrChange w:id="1436" w:author="Kamy Nz" w:date="2015-05-08T14:46:00Z">
                <w:pPr>
                  <w:spacing w:line="240" w:lineRule="auto"/>
                </w:pPr>
              </w:pPrChange>
            </w:pPr>
            <w:ins w:id="1437" w:author="Kamy Nz" w:date="2015-05-08T14:33:00Z">
              <w:r w:rsidRPr="00C67B4D">
                <w:rPr>
                  <w:rFonts w:ascii="Times New Roman" w:eastAsia="Times New Roman" w:hAnsi="Times New Roman" w:cs="Times New Roman"/>
                  <w:szCs w:val="22"/>
                  <w:lang w:val="en-US"/>
                  <w:rPrChange w:id="1438" w:author="Kamy Nz" w:date="2015-05-08T14:36:00Z">
                    <w:rPr>
                      <w:rFonts w:ascii="Calibri" w:eastAsia="Times New Roman" w:hAnsi="Calibri" w:cs="Times New Roman"/>
                      <w:sz w:val="24"/>
                      <w:szCs w:val="24"/>
                      <w:lang w:val="en-US"/>
                    </w:rPr>
                  </w:rPrChange>
                </w:rPr>
                <w:t xml:space="preserve">10. </w:t>
              </w:r>
              <w:proofErr w:type="spellStart"/>
              <w:r w:rsidRPr="00C67B4D">
                <w:rPr>
                  <w:rFonts w:ascii="Times New Roman" w:eastAsia="Times New Roman" w:hAnsi="Times New Roman" w:cs="Times New Roman"/>
                  <w:szCs w:val="22"/>
                  <w:lang w:val="en-US"/>
                  <w:rPrChange w:id="1439" w:author="Kamy Nz" w:date="2015-05-08T14:36:00Z">
                    <w:rPr>
                      <w:rFonts w:ascii="Calibri" w:eastAsia="Times New Roman" w:hAnsi="Calibri" w:cs="Times New Roman"/>
                      <w:sz w:val="24"/>
                      <w:szCs w:val="24"/>
                      <w:lang w:val="en-US"/>
                    </w:rPr>
                  </w:rPrChange>
                </w:rPr>
                <w:t>Ajustar</w:t>
              </w:r>
              <w:proofErr w:type="spellEnd"/>
              <w:r w:rsidRPr="00C67B4D">
                <w:rPr>
                  <w:rFonts w:ascii="Times New Roman" w:eastAsia="Times New Roman" w:hAnsi="Times New Roman" w:cs="Times New Roman"/>
                  <w:szCs w:val="22"/>
                  <w:lang w:val="en-US"/>
                  <w:rPrChange w:id="1440" w:author="Kamy Nz" w:date="2015-05-08T14:36:00Z">
                    <w:rPr>
                      <w:rFonts w:ascii="Calibri" w:eastAsia="Times New Roman" w:hAnsi="Calibri" w:cs="Times New Roman"/>
                      <w:sz w:val="24"/>
                      <w:szCs w:val="24"/>
                      <w:lang w:val="en-US"/>
                    </w:rPr>
                  </w:rPrChange>
                </w:rPr>
                <w:t xml:space="preserve"> </w:t>
              </w:r>
              <w:proofErr w:type="spellStart"/>
              <w:r w:rsidRPr="00C67B4D">
                <w:rPr>
                  <w:rFonts w:ascii="Times New Roman" w:eastAsia="Times New Roman" w:hAnsi="Times New Roman" w:cs="Times New Roman"/>
                  <w:szCs w:val="22"/>
                  <w:lang w:val="en-US"/>
                  <w:rPrChange w:id="1441" w:author="Kamy Nz" w:date="2015-05-08T14:36:00Z">
                    <w:rPr>
                      <w:rFonts w:ascii="Calibri" w:eastAsia="Times New Roman" w:hAnsi="Calibri" w:cs="Times New Roman"/>
                      <w:sz w:val="24"/>
                      <w:szCs w:val="24"/>
                      <w:lang w:val="en-US"/>
                    </w:rPr>
                  </w:rPrChange>
                </w:rPr>
                <w:t>Presentación</w:t>
              </w:r>
              <w:proofErr w:type="spellEnd"/>
              <w:r w:rsidRPr="00C67B4D">
                <w:rPr>
                  <w:rFonts w:ascii="Times New Roman" w:eastAsia="Times New Roman" w:hAnsi="Times New Roman" w:cs="Times New Roman"/>
                  <w:szCs w:val="22"/>
                  <w:lang w:val="en-US"/>
                  <w:rPrChange w:id="1442" w:author="Kamy Nz" w:date="2015-05-08T14:36:00Z">
                    <w:rPr>
                      <w:rFonts w:ascii="Calibri" w:eastAsia="Times New Roman" w:hAnsi="Calibri" w:cs="Times New Roman"/>
                      <w:sz w:val="24"/>
                      <w:szCs w:val="24"/>
                      <w:lang w:val="en-US"/>
                    </w:rPr>
                  </w:rPrChange>
                </w:rPr>
                <w:t xml:space="preserve"> y </w:t>
              </w:r>
              <w:proofErr w:type="spellStart"/>
              <w:r w:rsidRPr="00C67B4D">
                <w:rPr>
                  <w:rFonts w:ascii="Times New Roman" w:eastAsia="Times New Roman" w:hAnsi="Times New Roman" w:cs="Times New Roman"/>
                  <w:szCs w:val="22"/>
                  <w:lang w:val="en-US"/>
                  <w:rPrChange w:id="1443" w:author="Kamy Nz" w:date="2015-05-08T14:36:00Z">
                    <w:rPr>
                      <w:rFonts w:ascii="Calibri" w:eastAsia="Times New Roman" w:hAnsi="Calibri" w:cs="Times New Roman"/>
                      <w:sz w:val="24"/>
                      <w:szCs w:val="24"/>
                      <w:lang w:val="en-US"/>
                    </w:rPr>
                  </w:rPrChange>
                </w:rPr>
                <w:t>Escrito</w:t>
              </w:r>
              <w:proofErr w:type="spellEnd"/>
              <w:r w:rsidRPr="00C67B4D">
                <w:rPr>
                  <w:rFonts w:ascii="Times New Roman" w:eastAsia="Times New Roman" w:hAnsi="Times New Roman" w:cs="Times New Roman"/>
                  <w:szCs w:val="22"/>
                  <w:lang w:val="en-US"/>
                  <w:rPrChange w:id="1444" w:author="Kamy Nz" w:date="2015-05-08T14:36:00Z">
                    <w:rPr>
                      <w:rFonts w:ascii="Calibri" w:eastAsia="Times New Roman" w:hAnsi="Calibri" w:cs="Times New Roman"/>
                      <w:sz w:val="24"/>
                      <w:szCs w:val="24"/>
                      <w:lang w:val="en-US"/>
                    </w:rPr>
                  </w:rPrChange>
                </w:rPr>
                <w:t xml:space="preserve"> Final </w:t>
              </w:r>
            </w:ins>
          </w:p>
        </w:tc>
        <w:tc>
          <w:tcPr>
            <w:tcW w:w="567" w:type="dxa"/>
            <w:tcBorders>
              <w:top w:val="nil"/>
              <w:left w:val="nil"/>
              <w:bottom w:val="single" w:sz="4" w:space="0" w:color="auto"/>
              <w:right w:val="single" w:sz="4" w:space="0" w:color="auto"/>
            </w:tcBorders>
            <w:shd w:val="clear" w:color="auto" w:fill="auto"/>
            <w:noWrap/>
            <w:vAlign w:val="bottom"/>
            <w:hideMark/>
            <w:tcPrChange w:id="1445" w:author="Kamy Nz" w:date="2015-05-08T14:46:00Z">
              <w:tcPr>
                <w:tcW w:w="495" w:type="dxa"/>
                <w:gridSpan w:val="2"/>
                <w:tcBorders>
                  <w:top w:val="nil"/>
                  <w:left w:val="nil"/>
                  <w:bottom w:val="single" w:sz="4" w:space="0" w:color="auto"/>
                  <w:right w:val="single" w:sz="4" w:space="0" w:color="auto"/>
                </w:tcBorders>
                <w:shd w:val="clear" w:color="auto" w:fill="auto"/>
                <w:noWrap/>
                <w:vAlign w:val="bottom"/>
                <w:hideMark/>
              </w:tcPr>
            </w:tcPrChange>
          </w:tcPr>
          <w:p w14:paraId="25589883" w14:textId="77777777" w:rsidR="00C67B4D" w:rsidRPr="00C67B4D" w:rsidRDefault="00C67B4D" w:rsidP="00C67B4D">
            <w:pPr>
              <w:keepNext/>
              <w:keepLines/>
              <w:spacing w:before="200" w:line="240" w:lineRule="auto"/>
              <w:outlineLvl w:val="7"/>
              <w:rPr>
                <w:ins w:id="1446" w:author="Kamy Nz" w:date="2015-05-08T14:33:00Z"/>
                <w:rFonts w:ascii="Times New Roman" w:eastAsia="Times New Roman" w:hAnsi="Times New Roman" w:cs="Times New Roman"/>
                <w:szCs w:val="22"/>
                <w:lang w:val="en-US"/>
                <w:rPrChange w:id="1447" w:author="Kamy Nz" w:date="2015-05-08T14:36:00Z">
                  <w:rPr>
                    <w:ins w:id="1448" w:author="Kamy Nz" w:date="2015-05-08T14:33:00Z"/>
                    <w:rFonts w:ascii="Calibri" w:eastAsia="Times New Roman" w:hAnsi="Calibri" w:cs="Times New Roman"/>
                    <w:color w:val="404040" w:themeColor="text1" w:themeTint="BF"/>
                    <w:sz w:val="24"/>
                    <w:szCs w:val="24"/>
                    <w:lang w:val="en-US"/>
                  </w:rPr>
                </w:rPrChange>
              </w:rPr>
            </w:pPr>
            <w:ins w:id="1449" w:author="Kamy Nz" w:date="2015-05-08T14:33:00Z">
              <w:r w:rsidRPr="00C67B4D">
                <w:rPr>
                  <w:rFonts w:ascii="Times New Roman" w:eastAsia="Times New Roman" w:hAnsi="Times New Roman" w:cs="Times New Roman"/>
                  <w:szCs w:val="22"/>
                  <w:lang w:val="en-US"/>
                  <w:rPrChange w:id="1450" w:author="Kamy Nz" w:date="2015-05-08T14:36:00Z">
                    <w:rPr>
                      <w:rFonts w:ascii="Calibri" w:eastAsia="Times New Roman" w:hAnsi="Calibri" w:cs="Times New Roman"/>
                      <w:sz w:val="24"/>
                      <w:szCs w:val="24"/>
                      <w:lang w:val="en-US"/>
                    </w:rPr>
                  </w:rPrChange>
                </w:rPr>
                <w:t> </w:t>
              </w:r>
            </w:ins>
          </w:p>
        </w:tc>
        <w:tc>
          <w:tcPr>
            <w:tcW w:w="425" w:type="dxa"/>
            <w:tcBorders>
              <w:top w:val="nil"/>
              <w:left w:val="nil"/>
              <w:bottom w:val="single" w:sz="4" w:space="0" w:color="auto"/>
              <w:right w:val="single" w:sz="4" w:space="0" w:color="auto"/>
            </w:tcBorders>
            <w:shd w:val="clear" w:color="auto" w:fill="auto"/>
            <w:noWrap/>
            <w:vAlign w:val="bottom"/>
            <w:hideMark/>
            <w:tcPrChange w:id="1451" w:author="Kamy Nz" w:date="2015-05-08T14:46:00Z">
              <w:tcPr>
                <w:tcW w:w="236" w:type="dxa"/>
                <w:tcBorders>
                  <w:top w:val="nil"/>
                  <w:left w:val="nil"/>
                  <w:bottom w:val="single" w:sz="4" w:space="0" w:color="auto"/>
                  <w:right w:val="single" w:sz="4" w:space="0" w:color="auto"/>
                </w:tcBorders>
                <w:shd w:val="clear" w:color="auto" w:fill="auto"/>
                <w:noWrap/>
                <w:vAlign w:val="bottom"/>
                <w:hideMark/>
              </w:tcPr>
            </w:tcPrChange>
          </w:tcPr>
          <w:p w14:paraId="52DFA501" w14:textId="77777777" w:rsidR="00C67B4D" w:rsidRPr="00C67B4D" w:rsidRDefault="00C67B4D" w:rsidP="00C67B4D">
            <w:pPr>
              <w:keepNext/>
              <w:keepLines/>
              <w:spacing w:before="200" w:line="240" w:lineRule="auto"/>
              <w:outlineLvl w:val="7"/>
              <w:rPr>
                <w:ins w:id="1452" w:author="Kamy Nz" w:date="2015-05-08T14:33:00Z"/>
                <w:rFonts w:ascii="Times New Roman" w:eastAsia="Times New Roman" w:hAnsi="Times New Roman" w:cs="Times New Roman"/>
                <w:szCs w:val="22"/>
                <w:lang w:val="en-US"/>
                <w:rPrChange w:id="1453" w:author="Kamy Nz" w:date="2015-05-08T14:36:00Z">
                  <w:rPr>
                    <w:ins w:id="1454" w:author="Kamy Nz" w:date="2015-05-08T14:33:00Z"/>
                    <w:rFonts w:ascii="Calibri" w:eastAsia="Times New Roman" w:hAnsi="Calibri" w:cs="Times New Roman"/>
                    <w:color w:val="404040" w:themeColor="text1" w:themeTint="BF"/>
                    <w:sz w:val="24"/>
                    <w:szCs w:val="24"/>
                    <w:lang w:val="en-US"/>
                  </w:rPr>
                </w:rPrChange>
              </w:rPr>
            </w:pPr>
            <w:ins w:id="1455" w:author="Kamy Nz" w:date="2015-05-08T14:33:00Z">
              <w:r w:rsidRPr="00C67B4D">
                <w:rPr>
                  <w:rFonts w:ascii="Times New Roman" w:eastAsia="Times New Roman" w:hAnsi="Times New Roman" w:cs="Times New Roman"/>
                  <w:szCs w:val="22"/>
                  <w:lang w:val="en-US"/>
                  <w:rPrChange w:id="1456" w:author="Kamy Nz" w:date="2015-05-08T14:36:00Z">
                    <w:rPr>
                      <w:rFonts w:ascii="Calibri" w:eastAsia="Times New Roman" w:hAnsi="Calibri" w:cs="Times New Roman"/>
                      <w:sz w:val="24"/>
                      <w:szCs w:val="24"/>
                      <w:lang w:val="en-US"/>
                    </w:rPr>
                  </w:rPrChange>
                </w:rPr>
                <w:t> </w:t>
              </w:r>
            </w:ins>
          </w:p>
        </w:tc>
        <w:tc>
          <w:tcPr>
            <w:tcW w:w="337" w:type="dxa"/>
            <w:tcBorders>
              <w:top w:val="nil"/>
              <w:left w:val="nil"/>
              <w:bottom w:val="single" w:sz="4" w:space="0" w:color="auto"/>
              <w:right w:val="single" w:sz="4" w:space="0" w:color="auto"/>
            </w:tcBorders>
            <w:shd w:val="clear" w:color="auto" w:fill="auto"/>
            <w:noWrap/>
            <w:vAlign w:val="bottom"/>
            <w:hideMark/>
            <w:tcPrChange w:id="1457" w:author="Kamy Nz" w:date="2015-05-08T14:46:00Z">
              <w:tcPr>
                <w:tcW w:w="526" w:type="dxa"/>
                <w:gridSpan w:val="2"/>
                <w:tcBorders>
                  <w:top w:val="nil"/>
                  <w:left w:val="nil"/>
                  <w:bottom w:val="single" w:sz="4" w:space="0" w:color="auto"/>
                  <w:right w:val="single" w:sz="4" w:space="0" w:color="auto"/>
                </w:tcBorders>
                <w:shd w:val="clear" w:color="auto" w:fill="auto"/>
                <w:noWrap/>
                <w:vAlign w:val="bottom"/>
                <w:hideMark/>
              </w:tcPr>
            </w:tcPrChange>
          </w:tcPr>
          <w:p w14:paraId="68C9FD87" w14:textId="77777777" w:rsidR="00C67B4D" w:rsidRPr="00C67B4D" w:rsidRDefault="00C67B4D" w:rsidP="00C67B4D">
            <w:pPr>
              <w:keepNext/>
              <w:keepLines/>
              <w:spacing w:before="200" w:line="240" w:lineRule="auto"/>
              <w:outlineLvl w:val="7"/>
              <w:rPr>
                <w:ins w:id="1458" w:author="Kamy Nz" w:date="2015-05-08T14:33:00Z"/>
                <w:rFonts w:ascii="Times New Roman" w:eastAsia="Times New Roman" w:hAnsi="Times New Roman" w:cs="Times New Roman"/>
                <w:szCs w:val="22"/>
                <w:lang w:val="en-US"/>
                <w:rPrChange w:id="1459" w:author="Kamy Nz" w:date="2015-05-08T14:36:00Z">
                  <w:rPr>
                    <w:ins w:id="1460" w:author="Kamy Nz" w:date="2015-05-08T14:33:00Z"/>
                    <w:rFonts w:ascii="Calibri" w:eastAsia="Times New Roman" w:hAnsi="Calibri" w:cs="Times New Roman"/>
                    <w:color w:val="404040" w:themeColor="text1" w:themeTint="BF"/>
                    <w:sz w:val="24"/>
                    <w:szCs w:val="24"/>
                    <w:lang w:val="en-US"/>
                  </w:rPr>
                </w:rPrChange>
              </w:rPr>
            </w:pPr>
            <w:ins w:id="1461" w:author="Kamy Nz" w:date="2015-05-08T14:33:00Z">
              <w:r w:rsidRPr="00C67B4D">
                <w:rPr>
                  <w:rFonts w:ascii="Times New Roman" w:eastAsia="Times New Roman" w:hAnsi="Times New Roman" w:cs="Times New Roman"/>
                  <w:szCs w:val="22"/>
                  <w:lang w:val="en-US"/>
                  <w:rPrChange w:id="1462" w:author="Kamy Nz" w:date="2015-05-08T14:36:00Z">
                    <w:rPr>
                      <w:rFonts w:ascii="Calibri" w:eastAsia="Times New Roman" w:hAnsi="Calibri" w:cs="Times New Roman"/>
                      <w:sz w:val="24"/>
                      <w:szCs w:val="24"/>
                      <w:lang w:val="en-US"/>
                    </w:rPr>
                  </w:rPrChange>
                </w:rPr>
                <w:t> </w:t>
              </w:r>
            </w:ins>
          </w:p>
        </w:tc>
        <w:tc>
          <w:tcPr>
            <w:tcW w:w="419" w:type="dxa"/>
            <w:tcBorders>
              <w:top w:val="nil"/>
              <w:left w:val="nil"/>
              <w:bottom w:val="single" w:sz="4" w:space="0" w:color="auto"/>
              <w:right w:val="single" w:sz="4" w:space="0" w:color="auto"/>
            </w:tcBorders>
            <w:shd w:val="clear" w:color="auto" w:fill="auto"/>
            <w:noWrap/>
            <w:vAlign w:val="bottom"/>
            <w:hideMark/>
            <w:tcPrChange w:id="1463" w:author="Kamy Nz" w:date="2015-05-08T14:46:00Z">
              <w:tcPr>
                <w:tcW w:w="419" w:type="dxa"/>
                <w:tcBorders>
                  <w:top w:val="nil"/>
                  <w:left w:val="nil"/>
                  <w:bottom w:val="single" w:sz="4" w:space="0" w:color="auto"/>
                  <w:right w:val="single" w:sz="4" w:space="0" w:color="auto"/>
                </w:tcBorders>
                <w:shd w:val="clear" w:color="auto" w:fill="auto"/>
                <w:noWrap/>
                <w:vAlign w:val="bottom"/>
                <w:hideMark/>
              </w:tcPr>
            </w:tcPrChange>
          </w:tcPr>
          <w:p w14:paraId="28100441" w14:textId="77777777" w:rsidR="00C67B4D" w:rsidRPr="00C67B4D" w:rsidRDefault="00C67B4D" w:rsidP="00C67B4D">
            <w:pPr>
              <w:spacing w:line="240" w:lineRule="auto"/>
              <w:rPr>
                <w:ins w:id="1464" w:author="Kamy Nz" w:date="2015-05-08T14:33:00Z"/>
                <w:rFonts w:ascii="Times New Roman" w:eastAsia="Times New Roman" w:hAnsi="Times New Roman" w:cs="Times New Roman"/>
                <w:szCs w:val="22"/>
                <w:lang w:val="en-US"/>
                <w:rPrChange w:id="1465" w:author="Kamy Nz" w:date="2015-05-08T14:36:00Z">
                  <w:rPr>
                    <w:ins w:id="1466" w:author="Kamy Nz" w:date="2015-05-08T14:33:00Z"/>
                    <w:rFonts w:ascii="Calibri" w:eastAsia="Times New Roman" w:hAnsi="Calibri" w:cs="Times New Roman"/>
                    <w:sz w:val="24"/>
                    <w:szCs w:val="24"/>
                    <w:lang w:val="en-US"/>
                  </w:rPr>
                </w:rPrChange>
              </w:rPr>
            </w:pPr>
            <w:ins w:id="1467" w:author="Kamy Nz" w:date="2015-05-08T14:33:00Z">
              <w:r w:rsidRPr="00C67B4D">
                <w:rPr>
                  <w:rFonts w:ascii="Times New Roman" w:eastAsia="Times New Roman" w:hAnsi="Times New Roman" w:cs="Times New Roman"/>
                  <w:szCs w:val="22"/>
                  <w:lang w:val="en-US"/>
                  <w:rPrChange w:id="1468" w:author="Kamy Nz" w:date="2015-05-08T14:36:00Z">
                    <w:rPr>
                      <w:rFonts w:ascii="Calibri" w:eastAsia="Times New Roman" w:hAnsi="Calibri" w:cs="Times New Roman"/>
                      <w:sz w:val="24"/>
                      <w:szCs w:val="24"/>
                      <w:lang w:val="en-US"/>
                    </w:rPr>
                  </w:rPrChange>
                </w:rPr>
                <w:t> </w:t>
              </w:r>
            </w:ins>
          </w:p>
        </w:tc>
        <w:tc>
          <w:tcPr>
            <w:tcW w:w="378" w:type="dxa"/>
            <w:tcBorders>
              <w:top w:val="nil"/>
              <w:left w:val="nil"/>
              <w:bottom w:val="single" w:sz="4" w:space="0" w:color="auto"/>
              <w:right w:val="single" w:sz="4" w:space="0" w:color="auto"/>
            </w:tcBorders>
            <w:shd w:val="clear" w:color="auto" w:fill="auto"/>
            <w:noWrap/>
            <w:vAlign w:val="bottom"/>
            <w:hideMark/>
            <w:tcPrChange w:id="1469" w:author="Kamy Nz" w:date="2015-05-08T14:46:00Z">
              <w:tcPr>
                <w:tcW w:w="419" w:type="dxa"/>
                <w:gridSpan w:val="2"/>
                <w:tcBorders>
                  <w:top w:val="nil"/>
                  <w:left w:val="nil"/>
                  <w:bottom w:val="single" w:sz="4" w:space="0" w:color="auto"/>
                  <w:right w:val="single" w:sz="4" w:space="0" w:color="auto"/>
                </w:tcBorders>
                <w:shd w:val="clear" w:color="auto" w:fill="auto"/>
                <w:noWrap/>
                <w:vAlign w:val="bottom"/>
                <w:hideMark/>
              </w:tcPr>
            </w:tcPrChange>
          </w:tcPr>
          <w:p w14:paraId="097FEDC9" w14:textId="77777777" w:rsidR="00C67B4D" w:rsidRPr="00C67B4D" w:rsidRDefault="00C67B4D" w:rsidP="00C67B4D">
            <w:pPr>
              <w:keepNext/>
              <w:keepLines/>
              <w:spacing w:before="200" w:line="240" w:lineRule="auto"/>
              <w:outlineLvl w:val="7"/>
              <w:rPr>
                <w:ins w:id="1470" w:author="Kamy Nz" w:date="2015-05-08T14:33:00Z"/>
                <w:rFonts w:ascii="Times New Roman" w:eastAsia="Times New Roman" w:hAnsi="Times New Roman" w:cs="Times New Roman"/>
                <w:szCs w:val="22"/>
                <w:lang w:val="en-US"/>
                <w:rPrChange w:id="1471" w:author="Kamy Nz" w:date="2015-05-08T14:36:00Z">
                  <w:rPr>
                    <w:ins w:id="1472" w:author="Kamy Nz" w:date="2015-05-08T14:33:00Z"/>
                    <w:rFonts w:ascii="Calibri" w:eastAsia="Times New Roman" w:hAnsi="Calibri" w:cs="Times New Roman"/>
                    <w:color w:val="404040" w:themeColor="text1" w:themeTint="BF"/>
                    <w:sz w:val="24"/>
                    <w:szCs w:val="24"/>
                    <w:lang w:val="en-US"/>
                  </w:rPr>
                </w:rPrChange>
              </w:rPr>
            </w:pPr>
            <w:ins w:id="1473" w:author="Kamy Nz" w:date="2015-05-08T14:33:00Z">
              <w:r w:rsidRPr="00C67B4D">
                <w:rPr>
                  <w:rFonts w:ascii="Times New Roman" w:eastAsia="Times New Roman" w:hAnsi="Times New Roman" w:cs="Times New Roman"/>
                  <w:szCs w:val="22"/>
                  <w:lang w:val="en-US"/>
                  <w:rPrChange w:id="1474" w:author="Kamy Nz" w:date="2015-05-08T14:36:00Z">
                    <w:rPr>
                      <w:rFonts w:ascii="Calibri" w:eastAsia="Times New Roman" w:hAnsi="Calibri" w:cs="Times New Roman"/>
                      <w:sz w:val="24"/>
                      <w:szCs w:val="24"/>
                      <w:lang w:val="en-US"/>
                    </w:rPr>
                  </w:rPrChange>
                </w:rPr>
                <w:t> </w:t>
              </w:r>
            </w:ins>
          </w:p>
        </w:tc>
        <w:tc>
          <w:tcPr>
            <w:tcW w:w="379" w:type="dxa"/>
            <w:tcBorders>
              <w:top w:val="nil"/>
              <w:left w:val="nil"/>
              <w:bottom w:val="single" w:sz="4" w:space="0" w:color="auto"/>
              <w:right w:val="single" w:sz="4" w:space="0" w:color="auto"/>
            </w:tcBorders>
            <w:shd w:val="clear" w:color="auto" w:fill="auto"/>
            <w:noWrap/>
            <w:vAlign w:val="bottom"/>
            <w:hideMark/>
            <w:tcPrChange w:id="1475"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0BD1E607" w14:textId="77777777" w:rsidR="00C67B4D" w:rsidRPr="00C67B4D" w:rsidRDefault="00C67B4D" w:rsidP="00C67B4D">
            <w:pPr>
              <w:keepNext/>
              <w:keepLines/>
              <w:spacing w:before="200" w:line="240" w:lineRule="auto"/>
              <w:outlineLvl w:val="7"/>
              <w:rPr>
                <w:ins w:id="1476" w:author="Kamy Nz" w:date="2015-05-08T14:33:00Z"/>
                <w:rFonts w:ascii="Times New Roman" w:eastAsia="Times New Roman" w:hAnsi="Times New Roman" w:cs="Times New Roman"/>
                <w:szCs w:val="22"/>
                <w:lang w:val="en-US"/>
                <w:rPrChange w:id="1477" w:author="Kamy Nz" w:date="2015-05-08T14:36:00Z">
                  <w:rPr>
                    <w:ins w:id="1478" w:author="Kamy Nz" w:date="2015-05-08T14:33:00Z"/>
                    <w:rFonts w:ascii="Calibri" w:eastAsia="Times New Roman" w:hAnsi="Calibri" w:cs="Times New Roman"/>
                    <w:color w:val="404040" w:themeColor="text1" w:themeTint="BF"/>
                    <w:sz w:val="24"/>
                    <w:szCs w:val="24"/>
                    <w:lang w:val="en-US"/>
                  </w:rPr>
                </w:rPrChange>
              </w:rPr>
            </w:pPr>
            <w:ins w:id="1479" w:author="Kamy Nz" w:date="2015-05-08T14:33:00Z">
              <w:r w:rsidRPr="00C67B4D">
                <w:rPr>
                  <w:rFonts w:ascii="Times New Roman" w:eastAsia="Times New Roman" w:hAnsi="Times New Roman" w:cs="Times New Roman"/>
                  <w:szCs w:val="22"/>
                  <w:lang w:val="en-US"/>
                  <w:rPrChange w:id="1480"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1481"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0E726241" w14:textId="77777777" w:rsidR="00C67B4D" w:rsidRPr="00C67B4D" w:rsidRDefault="00C67B4D" w:rsidP="00C67B4D">
            <w:pPr>
              <w:keepNext/>
              <w:keepLines/>
              <w:spacing w:before="200" w:line="240" w:lineRule="auto"/>
              <w:outlineLvl w:val="7"/>
              <w:rPr>
                <w:ins w:id="1482" w:author="Kamy Nz" w:date="2015-05-08T14:33:00Z"/>
                <w:rFonts w:ascii="Times New Roman" w:eastAsia="Times New Roman" w:hAnsi="Times New Roman" w:cs="Times New Roman"/>
                <w:szCs w:val="22"/>
                <w:lang w:val="en-US"/>
                <w:rPrChange w:id="1483" w:author="Kamy Nz" w:date="2015-05-08T14:36:00Z">
                  <w:rPr>
                    <w:ins w:id="1484" w:author="Kamy Nz" w:date="2015-05-08T14:33:00Z"/>
                    <w:rFonts w:ascii="Calibri" w:eastAsia="Times New Roman" w:hAnsi="Calibri" w:cs="Times New Roman"/>
                    <w:color w:val="404040" w:themeColor="text1" w:themeTint="BF"/>
                    <w:sz w:val="24"/>
                    <w:szCs w:val="24"/>
                    <w:lang w:val="en-US"/>
                  </w:rPr>
                </w:rPrChange>
              </w:rPr>
            </w:pPr>
            <w:ins w:id="1485" w:author="Kamy Nz" w:date="2015-05-08T14:33:00Z">
              <w:r w:rsidRPr="00C67B4D">
                <w:rPr>
                  <w:rFonts w:ascii="Times New Roman" w:eastAsia="Times New Roman" w:hAnsi="Times New Roman" w:cs="Times New Roman"/>
                  <w:szCs w:val="22"/>
                  <w:lang w:val="en-US"/>
                  <w:rPrChange w:id="1486" w:author="Kamy Nz" w:date="2015-05-08T14:36:00Z">
                    <w:rPr>
                      <w:rFonts w:ascii="Calibri" w:eastAsia="Times New Roman" w:hAnsi="Calibri" w:cs="Times New Roman"/>
                      <w:sz w:val="24"/>
                      <w:szCs w:val="24"/>
                      <w:lang w:val="en-US"/>
                    </w:rPr>
                  </w:rPrChange>
                </w:rPr>
                <w:t> </w:t>
              </w:r>
            </w:ins>
          </w:p>
        </w:tc>
        <w:tc>
          <w:tcPr>
            <w:tcW w:w="338" w:type="dxa"/>
            <w:tcBorders>
              <w:top w:val="nil"/>
              <w:left w:val="nil"/>
              <w:bottom w:val="single" w:sz="4" w:space="0" w:color="auto"/>
              <w:right w:val="single" w:sz="4" w:space="0" w:color="auto"/>
            </w:tcBorders>
            <w:shd w:val="clear" w:color="auto" w:fill="auto"/>
            <w:noWrap/>
            <w:vAlign w:val="bottom"/>
            <w:hideMark/>
            <w:tcPrChange w:id="1487" w:author="Kamy Nz" w:date="2015-05-08T14:46:00Z">
              <w:tcPr>
                <w:tcW w:w="338" w:type="dxa"/>
                <w:tcBorders>
                  <w:top w:val="nil"/>
                  <w:left w:val="nil"/>
                  <w:bottom w:val="single" w:sz="4" w:space="0" w:color="auto"/>
                  <w:right w:val="single" w:sz="4" w:space="0" w:color="auto"/>
                </w:tcBorders>
                <w:shd w:val="clear" w:color="auto" w:fill="auto"/>
                <w:noWrap/>
                <w:vAlign w:val="bottom"/>
                <w:hideMark/>
              </w:tcPr>
            </w:tcPrChange>
          </w:tcPr>
          <w:p w14:paraId="55300492" w14:textId="77777777" w:rsidR="00C67B4D" w:rsidRPr="00C67B4D" w:rsidRDefault="00C67B4D" w:rsidP="00C67B4D">
            <w:pPr>
              <w:keepNext/>
              <w:keepLines/>
              <w:spacing w:before="200" w:line="240" w:lineRule="auto"/>
              <w:outlineLvl w:val="7"/>
              <w:rPr>
                <w:ins w:id="1488" w:author="Kamy Nz" w:date="2015-05-08T14:33:00Z"/>
                <w:rFonts w:ascii="Times New Roman" w:eastAsia="Times New Roman" w:hAnsi="Times New Roman" w:cs="Times New Roman"/>
                <w:szCs w:val="22"/>
                <w:lang w:val="en-US"/>
                <w:rPrChange w:id="1489" w:author="Kamy Nz" w:date="2015-05-08T14:36:00Z">
                  <w:rPr>
                    <w:ins w:id="1490" w:author="Kamy Nz" w:date="2015-05-08T14:33:00Z"/>
                    <w:rFonts w:ascii="Calibri" w:eastAsia="Times New Roman" w:hAnsi="Calibri" w:cs="Times New Roman"/>
                    <w:color w:val="404040" w:themeColor="text1" w:themeTint="BF"/>
                    <w:sz w:val="24"/>
                    <w:szCs w:val="24"/>
                    <w:lang w:val="en-US"/>
                  </w:rPr>
                </w:rPrChange>
              </w:rPr>
            </w:pPr>
            <w:ins w:id="1491" w:author="Kamy Nz" w:date="2015-05-08T14:33:00Z">
              <w:r w:rsidRPr="00C67B4D">
                <w:rPr>
                  <w:rFonts w:ascii="Times New Roman" w:eastAsia="Times New Roman" w:hAnsi="Times New Roman" w:cs="Times New Roman"/>
                  <w:szCs w:val="22"/>
                  <w:lang w:val="en-US"/>
                  <w:rPrChange w:id="1492" w:author="Kamy Nz" w:date="2015-05-08T14:36:00Z">
                    <w:rPr>
                      <w:rFonts w:ascii="Calibri" w:eastAsia="Times New Roman" w:hAnsi="Calibri" w:cs="Times New Roman"/>
                      <w:sz w:val="24"/>
                      <w:szCs w:val="24"/>
                      <w:lang w:val="en-US"/>
                    </w:rPr>
                  </w:rPrChange>
                </w:rPr>
                <w:t> </w:t>
              </w:r>
            </w:ins>
          </w:p>
        </w:tc>
        <w:tc>
          <w:tcPr>
            <w:tcW w:w="363" w:type="dxa"/>
            <w:tcBorders>
              <w:top w:val="nil"/>
              <w:left w:val="nil"/>
              <w:bottom w:val="single" w:sz="4" w:space="0" w:color="auto"/>
              <w:right w:val="single" w:sz="4" w:space="0" w:color="auto"/>
            </w:tcBorders>
            <w:shd w:val="clear" w:color="auto" w:fill="auto"/>
            <w:noWrap/>
            <w:vAlign w:val="bottom"/>
            <w:hideMark/>
            <w:tcPrChange w:id="1493" w:author="Kamy Nz" w:date="2015-05-08T14:46:00Z">
              <w:tcPr>
                <w:tcW w:w="363" w:type="dxa"/>
                <w:tcBorders>
                  <w:top w:val="nil"/>
                  <w:left w:val="nil"/>
                  <w:bottom w:val="single" w:sz="4" w:space="0" w:color="auto"/>
                  <w:right w:val="single" w:sz="4" w:space="0" w:color="auto"/>
                </w:tcBorders>
                <w:shd w:val="clear" w:color="auto" w:fill="auto"/>
                <w:noWrap/>
                <w:vAlign w:val="bottom"/>
                <w:hideMark/>
              </w:tcPr>
            </w:tcPrChange>
          </w:tcPr>
          <w:p w14:paraId="2E2C2E48" w14:textId="77777777" w:rsidR="00C67B4D" w:rsidRPr="00C67B4D" w:rsidRDefault="00C67B4D" w:rsidP="00C67B4D">
            <w:pPr>
              <w:keepNext/>
              <w:keepLines/>
              <w:spacing w:before="200" w:line="240" w:lineRule="auto"/>
              <w:outlineLvl w:val="7"/>
              <w:rPr>
                <w:ins w:id="1494" w:author="Kamy Nz" w:date="2015-05-08T14:33:00Z"/>
                <w:rFonts w:ascii="Times New Roman" w:eastAsia="Times New Roman" w:hAnsi="Times New Roman" w:cs="Times New Roman"/>
                <w:szCs w:val="22"/>
                <w:lang w:val="en-US"/>
                <w:rPrChange w:id="1495" w:author="Kamy Nz" w:date="2015-05-08T14:36:00Z">
                  <w:rPr>
                    <w:ins w:id="1496" w:author="Kamy Nz" w:date="2015-05-08T14:33:00Z"/>
                    <w:rFonts w:ascii="Calibri" w:eastAsia="Times New Roman" w:hAnsi="Calibri" w:cs="Times New Roman"/>
                    <w:color w:val="404040" w:themeColor="text1" w:themeTint="BF"/>
                    <w:sz w:val="24"/>
                    <w:szCs w:val="24"/>
                    <w:lang w:val="en-US"/>
                  </w:rPr>
                </w:rPrChange>
              </w:rPr>
            </w:pPr>
            <w:ins w:id="1497" w:author="Kamy Nz" w:date="2015-05-08T14:33:00Z">
              <w:r w:rsidRPr="00C67B4D">
                <w:rPr>
                  <w:rFonts w:ascii="Times New Roman" w:eastAsia="Times New Roman" w:hAnsi="Times New Roman" w:cs="Times New Roman"/>
                  <w:szCs w:val="22"/>
                  <w:lang w:val="en-US"/>
                  <w:rPrChange w:id="1498" w:author="Kamy Nz" w:date="2015-05-08T14:36:00Z">
                    <w:rPr>
                      <w:rFonts w:ascii="Calibri" w:eastAsia="Times New Roman" w:hAnsi="Calibri" w:cs="Times New Roman"/>
                      <w:sz w:val="24"/>
                      <w:szCs w:val="24"/>
                      <w:lang w:val="en-US"/>
                    </w:rPr>
                  </w:rPrChange>
                </w:rPr>
                <w:t> </w:t>
              </w:r>
            </w:ins>
          </w:p>
        </w:tc>
        <w:tc>
          <w:tcPr>
            <w:tcW w:w="435" w:type="dxa"/>
            <w:tcBorders>
              <w:top w:val="nil"/>
              <w:left w:val="nil"/>
              <w:bottom w:val="single" w:sz="4" w:space="0" w:color="auto"/>
              <w:right w:val="single" w:sz="4" w:space="0" w:color="auto"/>
            </w:tcBorders>
            <w:shd w:val="clear" w:color="auto" w:fill="auto"/>
            <w:noWrap/>
            <w:vAlign w:val="bottom"/>
            <w:hideMark/>
            <w:tcPrChange w:id="1499" w:author="Kamy Nz" w:date="2015-05-08T14:46:00Z">
              <w:tcPr>
                <w:tcW w:w="435" w:type="dxa"/>
                <w:tcBorders>
                  <w:top w:val="nil"/>
                  <w:left w:val="nil"/>
                  <w:bottom w:val="single" w:sz="4" w:space="0" w:color="auto"/>
                  <w:right w:val="single" w:sz="4" w:space="0" w:color="auto"/>
                </w:tcBorders>
                <w:shd w:val="clear" w:color="auto" w:fill="auto"/>
                <w:noWrap/>
                <w:vAlign w:val="bottom"/>
                <w:hideMark/>
              </w:tcPr>
            </w:tcPrChange>
          </w:tcPr>
          <w:p w14:paraId="6FF84071" w14:textId="77777777" w:rsidR="00C67B4D" w:rsidRPr="00C67B4D" w:rsidRDefault="00C67B4D" w:rsidP="00C67B4D">
            <w:pPr>
              <w:keepNext/>
              <w:keepLines/>
              <w:spacing w:before="200" w:line="240" w:lineRule="auto"/>
              <w:outlineLvl w:val="7"/>
              <w:rPr>
                <w:ins w:id="1500" w:author="Kamy Nz" w:date="2015-05-08T14:33:00Z"/>
                <w:rFonts w:ascii="Times New Roman" w:eastAsia="Times New Roman" w:hAnsi="Times New Roman" w:cs="Times New Roman"/>
                <w:szCs w:val="22"/>
                <w:lang w:val="en-US"/>
                <w:rPrChange w:id="1501" w:author="Kamy Nz" w:date="2015-05-08T14:36:00Z">
                  <w:rPr>
                    <w:ins w:id="1502" w:author="Kamy Nz" w:date="2015-05-08T14:33:00Z"/>
                    <w:rFonts w:ascii="Calibri" w:eastAsia="Times New Roman" w:hAnsi="Calibri" w:cs="Times New Roman"/>
                    <w:color w:val="404040" w:themeColor="text1" w:themeTint="BF"/>
                    <w:sz w:val="24"/>
                    <w:szCs w:val="24"/>
                    <w:lang w:val="en-US"/>
                  </w:rPr>
                </w:rPrChange>
              </w:rPr>
            </w:pPr>
            <w:ins w:id="1503" w:author="Kamy Nz" w:date="2015-05-08T14:33:00Z">
              <w:r w:rsidRPr="00C67B4D">
                <w:rPr>
                  <w:rFonts w:ascii="Times New Roman" w:eastAsia="Times New Roman" w:hAnsi="Times New Roman" w:cs="Times New Roman"/>
                  <w:szCs w:val="22"/>
                  <w:lang w:val="en-US"/>
                  <w:rPrChange w:id="1504"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1505"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21CD2969" w14:textId="77777777" w:rsidR="00C67B4D" w:rsidRPr="00C67B4D" w:rsidRDefault="00C67B4D" w:rsidP="00C67B4D">
            <w:pPr>
              <w:keepNext/>
              <w:keepLines/>
              <w:spacing w:before="200" w:line="240" w:lineRule="auto"/>
              <w:outlineLvl w:val="7"/>
              <w:rPr>
                <w:ins w:id="1506" w:author="Kamy Nz" w:date="2015-05-08T14:33:00Z"/>
                <w:rFonts w:ascii="Times New Roman" w:eastAsia="Times New Roman" w:hAnsi="Times New Roman" w:cs="Times New Roman"/>
                <w:szCs w:val="22"/>
                <w:lang w:val="en-US"/>
                <w:rPrChange w:id="1507" w:author="Kamy Nz" w:date="2015-05-08T14:36:00Z">
                  <w:rPr>
                    <w:ins w:id="1508" w:author="Kamy Nz" w:date="2015-05-08T14:33:00Z"/>
                    <w:rFonts w:ascii="Calibri" w:eastAsia="Times New Roman" w:hAnsi="Calibri" w:cs="Times New Roman"/>
                    <w:color w:val="404040" w:themeColor="text1" w:themeTint="BF"/>
                    <w:sz w:val="24"/>
                    <w:szCs w:val="24"/>
                    <w:lang w:val="en-US"/>
                  </w:rPr>
                </w:rPrChange>
              </w:rPr>
            </w:pPr>
            <w:ins w:id="1509" w:author="Kamy Nz" w:date="2015-05-08T14:33:00Z">
              <w:r w:rsidRPr="00C67B4D">
                <w:rPr>
                  <w:rFonts w:ascii="Times New Roman" w:eastAsia="Times New Roman" w:hAnsi="Times New Roman" w:cs="Times New Roman"/>
                  <w:szCs w:val="22"/>
                  <w:lang w:val="en-US"/>
                  <w:rPrChange w:id="1510"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1511"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56BA6C72" w14:textId="77777777" w:rsidR="00C67B4D" w:rsidRPr="00C67B4D" w:rsidRDefault="00C67B4D" w:rsidP="00C67B4D">
            <w:pPr>
              <w:keepNext/>
              <w:keepLines/>
              <w:spacing w:before="200" w:line="240" w:lineRule="auto"/>
              <w:outlineLvl w:val="7"/>
              <w:rPr>
                <w:ins w:id="1512" w:author="Kamy Nz" w:date="2015-05-08T14:33:00Z"/>
                <w:rFonts w:ascii="Times New Roman" w:eastAsia="Times New Roman" w:hAnsi="Times New Roman" w:cs="Times New Roman"/>
                <w:szCs w:val="22"/>
                <w:lang w:val="en-US"/>
                <w:rPrChange w:id="1513" w:author="Kamy Nz" w:date="2015-05-08T14:36:00Z">
                  <w:rPr>
                    <w:ins w:id="1514" w:author="Kamy Nz" w:date="2015-05-08T14:33:00Z"/>
                    <w:rFonts w:ascii="Calibri" w:eastAsia="Times New Roman" w:hAnsi="Calibri" w:cs="Times New Roman"/>
                    <w:color w:val="404040" w:themeColor="text1" w:themeTint="BF"/>
                    <w:sz w:val="24"/>
                    <w:szCs w:val="24"/>
                    <w:lang w:val="en-US"/>
                  </w:rPr>
                </w:rPrChange>
              </w:rPr>
            </w:pPr>
            <w:ins w:id="1515" w:author="Kamy Nz" w:date="2015-05-08T14:33:00Z">
              <w:r w:rsidRPr="00C67B4D">
                <w:rPr>
                  <w:rFonts w:ascii="Times New Roman" w:eastAsia="Times New Roman" w:hAnsi="Times New Roman" w:cs="Times New Roman"/>
                  <w:szCs w:val="22"/>
                  <w:lang w:val="en-US"/>
                  <w:rPrChange w:id="1516" w:author="Kamy Nz" w:date="2015-05-08T14:36:00Z">
                    <w:rPr>
                      <w:rFonts w:ascii="Calibri" w:eastAsia="Times New Roman" w:hAnsi="Calibri" w:cs="Times New Roman"/>
                      <w:sz w:val="24"/>
                      <w:szCs w:val="24"/>
                      <w:lang w:val="en-US"/>
                    </w:rPr>
                  </w:rPrChange>
                </w:rPr>
                <w:t> </w:t>
              </w:r>
            </w:ins>
          </w:p>
        </w:tc>
        <w:tc>
          <w:tcPr>
            <w:tcW w:w="488" w:type="dxa"/>
            <w:tcBorders>
              <w:top w:val="nil"/>
              <w:left w:val="nil"/>
              <w:bottom w:val="single" w:sz="4" w:space="0" w:color="auto"/>
              <w:right w:val="single" w:sz="4" w:space="0" w:color="auto"/>
            </w:tcBorders>
            <w:shd w:val="clear" w:color="auto" w:fill="auto"/>
            <w:noWrap/>
            <w:vAlign w:val="bottom"/>
            <w:hideMark/>
            <w:tcPrChange w:id="1517" w:author="Kamy Nz" w:date="2015-05-08T14:46:00Z">
              <w:tcPr>
                <w:tcW w:w="488" w:type="dxa"/>
                <w:tcBorders>
                  <w:top w:val="nil"/>
                  <w:left w:val="nil"/>
                  <w:bottom w:val="single" w:sz="4" w:space="0" w:color="auto"/>
                  <w:right w:val="single" w:sz="4" w:space="0" w:color="auto"/>
                </w:tcBorders>
                <w:shd w:val="clear" w:color="auto" w:fill="auto"/>
                <w:noWrap/>
                <w:vAlign w:val="bottom"/>
                <w:hideMark/>
              </w:tcPr>
            </w:tcPrChange>
          </w:tcPr>
          <w:p w14:paraId="48DF404F" w14:textId="77777777" w:rsidR="00C67B4D" w:rsidRPr="00C67B4D" w:rsidRDefault="00C67B4D" w:rsidP="00C67B4D">
            <w:pPr>
              <w:keepNext/>
              <w:keepLines/>
              <w:spacing w:before="200" w:line="240" w:lineRule="auto"/>
              <w:outlineLvl w:val="7"/>
              <w:rPr>
                <w:ins w:id="1518" w:author="Kamy Nz" w:date="2015-05-08T14:33:00Z"/>
                <w:rFonts w:ascii="Times New Roman" w:eastAsia="Times New Roman" w:hAnsi="Times New Roman" w:cs="Times New Roman"/>
                <w:szCs w:val="22"/>
                <w:lang w:val="en-US"/>
                <w:rPrChange w:id="1519" w:author="Kamy Nz" w:date="2015-05-08T14:36:00Z">
                  <w:rPr>
                    <w:ins w:id="1520" w:author="Kamy Nz" w:date="2015-05-08T14:33:00Z"/>
                    <w:rFonts w:ascii="Calibri" w:eastAsia="Times New Roman" w:hAnsi="Calibri" w:cs="Times New Roman"/>
                    <w:color w:val="404040" w:themeColor="text1" w:themeTint="BF"/>
                    <w:sz w:val="24"/>
                    <w:szCs w:val="24"/>
                    <w:lang w:val="en-US"/>
                  </w:rPr>
                </w:rPrChange>
              </w:rPr>
            </w:pPr>
            <w:ins w:id="1521" w:author="Kamy Nz" w:date="2015-05-08T14:33:00Z">
              <w:r w:rsidRPr="00C67B4D">
                <w:rPr>
                  <w:rFonts w:ascii="Times New Roman" w:eastAsia="Times New Roman" w:hAnsi="Times New Roman" w:cs="Times New Roman"/>
                  <w:szCs w:val="22"/>
                  <w:lang w:val="en-US"/>
                  <w:rPrChange w:id="1522" w:author="Kamy Nz" w:date="2015-05-08T14:36:00Z">
                    <w:rPr>
                      <w:rFonts w:ascii="Calibri" w:eastAsia="Times New Roman" w:hAnsi="Calibri" w:cs="Times New Roman"/>
                      <w:sz w:val="24"/>
                      <w:szCs w:val="24"/>
                      <w:lang w:val="en-US"/>
                    </w:rPr>
                  </w:rPrChange>
                </w:rPr>
                <w:t> </w:t>
              </w:r>
            </w:ins>
          </w:p>
        </w:tc>
        <w:tc>
          <w:tcPr>
            <w:tcW w:w="432" w:type="dxa"/>
            <w:tcBorders>
              <w:top w:val="nil"/>
              <w:left w:val="nil"/>
              <w:bottom w:val="single" w:sz="4" w:space="0" w:color="auto"/>
              <w:right w:val="single" w:sz="4" w:space="0" w:color="auto"/>
            </w:tcBorders>
            <w:shd w:val="clear" w:color="auto" w:fill="auto"/>
            <w:noWrap/>
            <w:vAlign w:val="bottom"/>
            <w:hideMark/>
            <w:tcPrChange w:id="1523" w:author="Kamy Nz" w:date="2015-05-08T14:46:00Z">
              <w:tcPr>
                <w:tcW w:w="432" w:type="dxa"/>
                <w:tcBorders>
                  <w:top w:val="nil"/>
                  <w:left w:val="nil"/>
                  <w:bottom w:val="single" w:sz="4" w:space="0" w:color="auto"/>
                  <w:right w:val="single" w:sz="4" w:space="0" w:color="auto"/>
                </w:tcBorders>
                <w:shd w:val="clear" w:color="auto" w:fill="auto"/>
                <w:noWrap/>
                <w:vAlign w:val="bottom"/>
                <w:hideMark/>
              </w:tcPr>
            </w:tcPrChange>
          </w:tcPr>
          <w:p w14:paraId="37B2E9F2" w14:textId="77777777" w:rsidR="00C67B4D" w:rsidRPr="00C67B4D" w:rsidRDefault="00C67B4D" w:rsidP="00C67B4D">
            <w:pPr>
              <w:keepNext/>
              <w:keepLines/>
              <w:spacing w:before="200" w:line="240" w:lineRule="auto"/>
              <w:outlineLvl w:val="7"/>
              <w:rPr>
                <w:ins w:id="1524" w:author="Kamy Nz" w:date="2015-05-08T14:33:00Z"/>
                <w:rFonts w:ascii="Times New Roman" w:eastAsia="Times New Roman" w:hAnsi="Times New Roman" w:cs="Times New Roman"/>
                <w:szCs w:val="22"/>
                <w:lang w:val="en-US"/>
                <w:rPrChange w:id="1525" w:author="Kamy Nz" w:date="2015-05-08T14:36:00Z">
                  <w:rPr>
                    <w:ins w:id="1526" w:author="Kamy Nz" w:date="2015-05-08T14:33:00Z"/>
                    <w:rFonts w:ascii="Calibri" w:eastAsia="Times New Roman" w:hAnsi="Calibri" w:cs="Times New Roman"/>
                    <w:color w:val="404040" w:themeColor="text1" w:themeTint="BF"/>
                    <w:sz w:val="24"/>
                    <w:szCs w:val="24"/>
                    <w:lang w:val="en-US"/>
                  </w:rPr>
                </w:rPrChange>
              </w:rPr>
            </w:pPr>
            <w:ins w:id="1527" w:author="Kamy Nz" w:date="2015-05-08T14:33:00Z">
              <w:r w:rsidRPr="00C67B4D">
                <w:rPr>
                  <w:rFonts w:ascii="Times New Roman" w:eastAsia="Times New Roman" w:hAnsi="Times New Roman" w:cs="Times New Roman"/>
                  <w:szCs w:val="22"/>
                  <w:lang w:val="en-US"/>
                  <w:rPrChange w:id="1528" w:author="Kamy Nz" w:date="2015-05-08T14:36:00Z">
                    <w:rPr>
                      <w:rFonts w:ascii="Calibri" w:eastAsia="Times New Roman" w:hAnsi="Calibri" w:cs="Times New Roman"/>
                      <w:sz w:val="24"/>
                      <w:szCs w:val="24"/>
                      <w:lang w:val="en-US"/>
                    </w:rPr>
                  </w:rPrChange>
                </w:rPr>
                <w:t> </w:t>
              </w:r>
            </w:ins>
          </w:p>
        </w:tc>
        <w:tc>
          <w:tcPr>
            <w:tcW w:w="460" w:type="dxa"/>
            <w:tcBorders>
              <w:top w:val="nil"/>
              <w:left w:val="nil"/>
              <w:bottom w:val="single" w:sz="4" w:space="0" w:color="auto"/>
              <w:right w:val="single" w:sz="4" w:space="0" w:color="auto"/>
            </w:tcBorders>
            <w:shd w:val="clear" w:color="auto" w:fill="auto"/>
            <w:noWrap/>
            <w:vAlign w:val="bottom"/>
            <w:hideMark/>
            <w:tcPrChange w:id="1529" w:author="Kamy Nz" w:date="2015-05-08T14:46:00Z">
              <w:tcPr>
                <w:tcW w:w="460" w:type="dxa"/>
                <w:tcBorders>
                  <w:top w:val="nil"/>
                  <w:left w:val="nil"/>
                  <w:bottom w:val="single" w:sz="4" w:space="0" w:color="auto"/>
                  <w:right w:val="single" w:sz="4" w:space="0" w:color="auto"/>
                </w:tcBorders>
                <w:shd w:val="clear" w:color="auto" w:fill="auto"/>
                <w:noWrap/>
                <w:vAlign w:val="bottom"/>
                <w:hideMark/>
              </w:tcPr>
            </w:tcPrChange>
          </w:tcPr>
          <w:p w14:paraId="65C5BB2F" w14:textId="77777777" w:rsidR="00C67B4D" w:rsidRPr="00C67B4D" w:rsidRDefault="00C67B4D" w:rsidP="00C67B4D">
            <w:pPr>
              <w:keepNext/>
              <w:keepLines/>
              <w:spacing w:before="200" w:line="240" w:lineRule="auto"/>
              <w:outlineLvl w:val="7"/>
              <w:rPr>
                <w:ins w:id="1530" w:author="Kamy Nz" w:date="2015-05-08T14:33:00Z"/>
                <w:rFonts w:ascii="Times New Roman" w:eastAsia="Times New Roman" w:hAnsi="Times New Roman" w:cs="Times New Roman"/>
                <w:szCs w:val="22"/>
                <w:lang w:val="en-US"/>
                <w:rPrChange w:id="1531" w:author="Kamy Nz" w:date="2015-05-08T14:36:00Z">
                  <w:rPr>
                    <w:ins w:id="1532" w:author="Kamy Nz" w:date="2015-05-08T14:33:00Z"/>
                    <w:rFonts w:ascii="Calibri" w:eastAsia="Times New Roman" w:hAnsi="Calibri" w:cs="Times New Roman"/>
                    <w:color w:val="404040" w:themeColor="text1" w:themeTint="BF"/>
                    <w:sz w:val="24"/>
                    <w:szCs w:val="24"/>
                    <w:lang w:val="en-US"/>
                  </w:rPr>
                </w:rPrChange>
              </w:rPr>
            </w:pPr>
            <w:ins w:id="1533" w:author="Kamy Nz" w:date="2015-05-08T14:33:00Z">
              <w:r w:rsidRPr="00C67B4D">
                <w:rPr>
                  <w:rFonts w:ascii="Times New Roman" w:eastAsia="Times New Roman" w:hAnsi="Times New Roman" w:cs="Times New Roman"/>
                  <w:szCs w:val="22"/>
                  <w:lang w:val="en-US"/>
                  <w:rPrChange w:id="1534" w:author="Kamy Nz" w:date="2015-05-08T14:36:00Z">
                    <w:rPr>
                      <w:rFonts w:ascii="Calibri" w:eastAsia="Times New Roman" w:hAnsi="Calibri" w:cs="Times New Roman"/>
                      <w:sz w:val="24"/>
                      <w:szCs w:val="24"/>
                      <w:lang w:val="en-US"/>
                    </w:rPr>
                  </w:rPrChange>
                </w:rPr>
                <w:t> </w:t>
              </w:r>
            </w:ins>
          </w:p>
        </w:tc>
        <w:tc>
          <w:tcPr>
            <w:tcW w:w="525" w:type="dxa"/>
            <w:gridSpan w:val="2"/>
            <w:tcBorders>
              <w:top w:val="nil"/>
              <w:left w:val="nil"/>
              <w:bottom w:val="single" w:sz="4" w:space="0" w:color="auto"/>
              <w:right w:val="single" w:sz="4" w:space="0" w:color="auto"/>
            </w:tcBorders>
            <w:shd w:val="clear" w:color="000000" w:fill="3366FF"/>
            <w:noWrap/>
            <w:vAlign w:val="bottom"/>
            <w:hideMark/>
            <w:tcPrChange w:id="1535" w:author="Kamy Nz" w:date="2015-05-08T14:46:00Z">
              <w:tcPr>
                <w:tcW w:w="525" w:type="dxa"/>
                <w:gridSpan w:val="2"/>
                <w:tcBorders>
                  <w:top w:val="nil"/>
                  <w:left w:val="nil"/>
                  <w:bottom w:val="single" w:sz="4" w:space="0" w:color="auto"/>
                  <w:right w:val="single" w:sz="4" w:space="0" w:color="auto"/>
                </w:tcBorders>
                <w:shd w:val="clear" w:color="000000" w:fill="3366FF"/>
                <w:noWrap/>
                <w:vAlign w:val="bottom"/>
                <w:hideMark/>
              </w:tcPr>
            </w:tcPrChange>
          </w:tcPr>
          <w:p w14:paraId="6DAAE4D8" w14:textId="77777777" w:rsidR="00C67B4D" w:rsidRPr="00C67B4D" w:rsidRDefault="00C67B4D" w:rsidP="00C67B4D">
            <w:pPr>
              <w:keepNext/>
              <w:keepLines/>
              <w:spacing w:before="200" w:line="240" w:lineRule="auto"/>
              <w:outlineLvl w:val="7"/>
              <w:rPr>
                <w:ins w:id="1536" w:author="Kamy Nz" w:date="2015-05-08T14:33:00Z"/>
                <w:rFonts w:ascii="Times New Roman" w:eastAsia="Times New Roman" w:hAnsi="Times New Roman" w:cs="Times New Roman"/>
                <w:szCs w:val="22"/>
                <w:lang w:val="en-US"/>
                <w:rPrChange w:id="1537" w:author="Kamy Nz" w:date="2015-05-08T14:36:00Z">
                  <w:rPr>
                    <w:ins w:id="1538" w:author="Kamy Nz" w:date="2015-05-08T14:33:00Z"/>
                    <w:rFonts w:ascii="Calibri" w:eastAsia="Times New Roman" w:hAnsi="Calibri" w:cs="Times New Roman"/>
                    <w:color w:val="404040" w:themeColor="text1" w:themeTint="BF"/>
                    <w:sz w:val="24"/>
                    <w:szCs w:val="24"/>
                    <w:lang w:val="en-US"/>
                  </w:rPr>
                </w:rPrChange>
              </w:rPr>
            </w:pPr>
            <w:ins w:id="1539" w:author="Kamy Nz" w:date="2015-05-08T14:33:00Z">
              <w:r w:rsidRPr="00C67B4D">
                <w:rPr>
                  <w:rFonts w:ascii="Times New Roman" w:eastAsia="Times New Roman" w:hAnsi="Times New Roman" w:cs="Times New Roman"/>
                  <w:szCs w:val="22"/>
                  <w:lang w:val="en-US"/>
                  <w:rPrChange w:id="1540" w:author="Kamy Nz" w:date="2015-05-08T14:36:00Z">
                    <w:rPr>
                      <w:rFonts w:ascii="Calibri" w:eastAsia="Times New Roman" w:hAnsi="Calibri" w:cs="Times New Roman"/>
                      <w:sz w:val="24"/>
                      <w:szCs w:val="24"/>
                      <w:lang w:val="en-US"/>
                    </w:rPr>
                  </w:rPrChange>
                </w:rPr>
                <w:t> </w:t>
              </w:r>
            </w:ins>
          </w:p>
        </w:tc>
      </w:tr>
    </w:tbl>
    <w:p w14:paraId="15F4A273" w14:textId="77777777" w:rsidR="00C67B4D" w:rsidRPr="00797958" w:rsidRDefault="00C67B4D">
      <w:pPr>
        <w:pStyle w:val="normal0"/>
        <w:jc w:val="both"/>
        <w:rPr>
          <w:lang w:val="es-ES_tradnl"/>
        </w:rPr>
      </w:pPr>
    </w:p>
    <w:p w14:paraId="2B723428" w14:textId="77777777" w:rsidR="004E7D63" w:rsidRPr="00797958" w:rsidRDefault="004E7D63">
      <w:pPr>
        <w:pStyle w:val="normal0"/>
        <w:jc w:val="both"/>
        <w:rPr>
          <w:lang w:val="es-ES_tradnl"/>
        </w:rPr>
      </w:pPr>
    </w:p>
    <w:p w14:paraId="38007D25" w14:textId="77777777" w:rsidR="004E7D63" w:rsidRPr="00797958" w:rsidRDefault="004E7D63">
      <w:pPr>
        <w:pStyle w:val="normal0"/>
        <w:jc w:val="both"/>
        <w:rPr>
          <w:lang w:val="es-ES_tradnl"/>
        </w:rPr>
      </w:pPr>
    </w:p>
    <w:p w14:paraId="1CC0C3A2" w14:textId="77777777" w:rsidR="00C67B4D" w:rsidRDefault="00C67B4D" w:rsidP="00443B61">
      <w:pPr>
        <w:pStyle w:val="normal0"/>
        <w:spacing w:line="273" w:lineRule="auto"/>
        <w:jc w:val="both"/>
        <w:rPr>
          <w:ins w:id="1541" w:author="Kamy Nz" w:date="2015-05-08T14:36:00Z"/>
          <w:rFonts w:ascii="Times New Roman" w:eastAsia="Times New Roman" w:hAnsi="Times New Roman" w:cs="Times New Roman"/>
          <w:b/>
          <w:color w:val="212121"/>
          <w:sz w:val="24"/>
          <w:highlight w:val="white"/>
          <w:lang w:val="es-ES_tradnl"/>
        </w:rPr>
      </w:pPr>
    </w:p>
    <w:p w14:paraId="7E6725AD" w14:textId="77777777" w:rsidR="00443B61" w:rsidRPr="00797958" w:rsidRDefault="00443B61" w:rsidP="00443B61">
      <w:pPr>
        <w:pStyle w:val="normal0"/>
        <w:spacing w:line="273" w:lineRule="auto"/>
        <w:jc w:val="both"/>
        <w:rPr>
          <w:lang w:val="es-ES_tradnl"/>
        </w:rPr>
      </w:pPr>
      <w:r w:rsidRPr="00797958">
        <w:rPr>
          <w:rFonts w:ascii="Times New Roman" w:eastAsia="Times New Roman" w:hAnsi="Times New Roman" w:cs="Times New Roman"/>
          <w:b/>
          <w:color w:val="212121"/>
          <w:sz w:val="24"/>
          <w:highlight w:val="white"/>
          <w:lang w:val="es-ES_tradnl"/>
        </w:rPr>
        <w:t>Resultados esperados</w:t>
      </w:r>
    </w:p>
    <w:p w14:paraId="561D568E" w14:textId="77777777" w:rsidR="00443B61" w:rsidRPr="00797958" w:rsidRDefault="00443B61" w:rsidP="00443B61">
      <w:pPr>
        <w:pStyle w:val="normal0"/>
        <w:spacing w:line="273" w:lineRule="auto"/>
        <w:jc w:val="both"/>
        <w:rPr>
          <w:lang w:val="es-ES_tradnl"/>
        </w:rPr>
      </w:pPr>
      <w:r w:rsidRPr="00797958">
        <w:rPr>
          <w:rFonts w:ascii="Times New Roman" w:eastAsia="Times New Roman" w:hAnsi="Times New Roman" w:cs="Times New Roman"/>
          <w:b/>
          <w:color w:val="212121"/>
          <w:sz w:val="24"/>
          <w:highlight w:val="white"/>
          <w:lang w:val="es-ES_tradnl"/>
        </w:rPr>
        <w:t xml:space="preserve"> </w:t>
      </w:r>
    </w:p>
    <w:p w14:paraId="3E8E7767" w14:textId="1B3CD684" w:rsidR="00443B61" w:rsidRPr="00797958" w:rsidRDefault="00443B61" w:rsidP="00443B61">
      <w:pPr>
        <w:pStyle w:val="normal0"/>
        <w:spacing w:line="273" w:lineRule="auto"/>
        <w:jc w:val="both"/>
        <w:rPr>
          <w:lang w:val="es-ES_tradnl"/>
        </w:rPr>
      </w:pPr>
      <w:r w:rsidRPr="00797958">
        <w:rPr>
          <w:rFonts w:ascii="Times New Roman" w:eastAsia="Times New Roman" w:hAnsi="Times New Roman" w:cs="Times New Roman"/>
          <w:color w:val="212121"/>
          <w:sz w:val="24"/>
          <w:highlight w:val="white"/>
          <w:lang w:val="es-ES_tradnl"/>
        </w:rPr>
        <w:t xml:space="preserve">Los resultados esperados de este proyecto son </w:t>
      </w:r>
      <w:del w:id="1542" w:author="Alejandro Reyes" w:date="2015-05-08T13:01:00Z">
        <w:r w:rsidRPr="00797958" w:rsidDel="008527C0">
          <w:rPr>
            <w:rFonts w:ascii="Times New Roman" w:eastAsia="Times New Roman" w:hAnsi="Times New Roman" w:cs="Times New Roman"/>
            <w:color w:val="212121"/>
            <w:sz w:val="24"/>
            <w:highlight w:val="white"/>
            <w:lang w:val="es-ES_tradnl"/>
          </w:rPr>
          <w:delText>imagenes</w:delText>
        </w:r>
      </w:del>
      <w:ins w:id="1543" w:author="Alejandro Reyes" w:date="2015-05-08T13:01:00Z">
        <w:r w:rsidR="008527C0" w:rsidRPr="00797958">
          <w:rPr>
            <w:rFonts w:ascii="Times New Roman" w:eastAsia="Times New Roman" w:hAnsi="Times New Roman" w:cs="Times New Roman"/>
            <w:color w:val="212121"/>
            <w:sz w:val="24"/>
            <w:highlight w:val="white"/>
            <w:lang w:val="es-ES_tradnl"/>
          </w:rPr>
          <w:t>imágenes</w:t>
        </w:r>
      </w:ins>
      <w:r w:rsidRPr="00797958">
        <w:rPr>
          <w:rFonts w:ascii="Times New Roman" w:eastAsia="Times New Roman" w:hAnsi="Times New Roman" w:cs="Times New Roman"/>
          <w:color w:val="212121"/>
          <w:sz w:val="24"/>
          <w:highlight w:val="white"/>
          <w:lang w:val="es-ES_tradnl"/>
        </w:rPr>
        <w:t xml:space="preserve"> en 2 dimensiones de al menos un genoma. Las imagen se obtendrán luego de aplicar algoritmos para la representación gráfica de </w:t>
      </w:r>
      <w:del w:id="1544" w:author="Alejandro Reyes" w:date="2015-05-08T13:01:00Z">
        <w:r w:rsidRPr="00797958" w:rsidDel="008527C0">
          <w:rPr>
            <w:rFonts w:ascii="Times New Roman" w:eastAsia="Times New Roman" w:hAnsi="Times New Roman" w:cs="Times New Roman"/>
            <w:color w:val="212121"/>
            <w:sz w:val="24"/>
            <w:highlight w:val="white"/>
            <w:lang w:val="es-ES_tradnl"/>
          </w:rPr>
          <w:delText>clusters</w:delText>
        </w:r>
      </w:del>
      <w:ins w:id="1545" w:author="Alejandro Reyes" w:date="2015-05-08T13:01:00Z">
        <w:r w:rsidR="008527C0" w:rsidRPr="00797958">
          <w:rPr>
            <w:rFonts w:ascii="Times New Roman" w:eastAsia="Times New Roman" w:hAnsi="Times New Roman" w:cs="Times New Roman"/>
            <w:color w:val="212121"/>
            <w:sz w:val="24"/>
            <w:highlight w:val="white"/>
            <w:lang w:val="es-ES_tradnl"/>
          </w:rPr>
          <w:t>clústeres</w:t>
        </w:r>
      </w:ins>
      <w:r w:rsidRPr="00797958">
        <w:rPr>
          <w:rFonts w:ascii="Times New Roman" w:eastAsia="Times New Roman" w:hAnsi="Times New Roman" w:cs="Times New Roman"/>
          <w:color w:val="212121"/>
          <w:sz w:val="24"/>
          <w:highlight w:val="white"/>
          <w:lang w:val="es-ES_tradnl"/>
        </w:rPr>
        <w:t xml:space="preserve"> como en el articulo </w:t>
      </w:r>
      <w:proofErr w:type="spellStart"/>
      <w:r w:rsidRPr="00797958">
        <w:rPr>
          <w:rFonts w:ascii="Times New Roman" w:eastAsia="Times New Roman" w:hAnsi="Times New Roman" w:cs="Times New Roman"/>
          <w:i/>
          <w:color w:val="212121"/>
          <w:sz w:val="24"/>
          <w:highlight w:val="white"/>
          <w:lang w:val="es-ES_tradnl"/>
        </w:rPr>
        <w:t>Alignment</w:t>
      </w:r>
      <w:proofErr w:type="spellEnd"/>
      <w:r w:rsidRPr="00797958">
        <w:rPr>
          <w:rFonts w:ascii="Times New Roman" w:eastAsia="Times New Roman" w:hAnsi="Times New Roman" w:cs="Times New Roman"/>
          <w:i/>
          <w:color w:val="212121"/>
          <w:sz w:val="24"/>
          <w:highlight w:val="white"/>
          <w:lang w:val="es-ES_tradnl"/>
        </w:rPr>
        <w:t xml:space="preserve">-free </w:t>
      </w:r>
      <w:proofErr w:type="spellStart"/>
      <w:r w:rsidRPr="00797958">
        <w:rPr>
          <w:rFonts w:ascii="Times New Roman" w:eastAsia="Times New Roman" w:hAnsi="Times New Roman" w:cs="Times New Roman"/>
          <w:i/>
          <w:color w:val="212121"/>
          <w:sz w:val="24"/>
          <w:highlight w:val="white"/>
          <w:lang w:val="es-ES_tradnl"/>
        </w:rPr>
        <w:t>Visualization</w:t>
      </w:r>
      <w:proofErr w:type="spellEnd"/>
      <w:r w:rsidRPr="00797958">
        <w:rPr>
          <w:rFonts w:ascii="Times New Roman" w:eastAsia="Times New Roman" w:hAnsi="Times New Roman" w:cs="Times New Roman"/>
          <w:i/>
          <w:color w:val="212121"/>
          <w:sz w:val="24"/>
          <w:highlight w:val="white"/>
          <w:lang w:val="es-ES_tradnl"/>
        </w:rPr>
        <w:t xml:space="preserve"> of </w:t>
      </w:r>
      <w:proofErr w:type="spellStart"/>
      <w:r w:rsidRPr="00797958">
        <w:rPr>
          <w:rFonts w:ascii="Times New Roman" w:eastAsia="Times New Roman" w:hAnsi="Times New Roman" w:cs="Times New Roman"/>
          <w:i/>
          <w:color w:val="212121"/>
          <w:sz w:val="24"/>
          <w:highlight w:val="white"/>
          <w:lang w:val="es-ES_tradnl"/>
        </w:rPr>
        <w:t>Metagenomic</w:t>
      </w:r>
      <w:proofErr w:type="spellEnd"/>
      <w:r w:rsidRPr="00797958">
        <w:rPr>
          <w:rFonts w:ascii="Times New Roman" w:eastAsia="Times New Roman" w:hAnsi="Times New Roman" w:cs="Times New Roman"/>
          <w:i/>
          <w:color w:val="212121"/>
          <w:sz w:val="24"/>
          <w:highlight w:val="white"/>
          <w:lang w:val="es-ES_tradnl"/>
        </w:rPr>
        <w:t xml:space="preserve"> Data </w:t>
      </w:r>
      <w:proofErr w:type="spellStart"/>
      <w:r w:rsidRPr="00797958">
        <w:rPr>
          <w:rFonts w:ascii="Times New Roman" w:eastAsia="Times New Roman" w:hAnsi="Times New Roman" w:cs="Times New Roman"/>
          <w:i/>
          <w:color w:val="212121"/>
          <w:sz w:val="24"/>
          <w:highlight w:val="white"/>
          <w:lang w:val="es-ES_tradnl"/>
        </w:rPr>
        <w:t>by</w:t>
      </w:r>
      <w:proofErr w:type="spellEnd"/>
      <w:r w:rsidRPr="00797958">
        <w:rPr>
          <w:rFonts w:ascii="Times New Roman" w:eastAsia="Times New Roman" w:hAnsi="Times New Roman" w:cs="Times New Roman"/>
          <w:i/>
          <w:color w:val="212121"/>
          <w:sz w:val="24"/>
          <w:highlight w:val="white"/>
          <w:lang w:val="es-ES_tradnl"/>
        </w:rPr>
        <w:t xml:space="preserve"> </w:t>
      </w:r>
      <w:proofErr w:type="spellStart"/>
      <w:r w:rsidRPr="00797958">
        <w:rPr>
          <w:rFonts w:ascii="Times New Roman" w:eastAsia="Times New Roman" w:hAnsi="Times New Roman" w:cs="Times New Roman"/>
          <w:i/>
          <w:color w:val="212121"/>
          <w:sz w:val="24"/>
          <w:highlight w:val="white"/>
          <w:lang w:val="es-ES_tradnl"/>
        </w:rPr>
        <w:t>Nonlinear</w:t>
      </w:r>
      <w:proofErr w:type="spellEnd"/>
      <w:r w:rsidRPr="00797958">
        <w:rPr>
          <w:rFonts w:ascii="Times New Roman" w:eastAsia="Times New Roman" w:hAnsi="Times New Roman" w:cs="Times New Roman"/>
          <w:i/>
          <w:color w:val="212121"/>
          <w:sz w:val="24"/>
          <w:highlight w:val="white"/>
          <w:lang w:val="es-ES_tradnl"/>
        </w:rPr>
        <w:t xml:space="preserve"> </w:t>
      </w:r>
      <w:proofErr w:type="spellStart"/>
      <w:r w:rsidRPr="00797958">
        <w:rPr>
          <w:rFonts w:ascii="Times New Roman" w:eastAsia="Times New Roman" w:hAnsi="Times New Roman" w:cs="Times New Roman"/>
          <w:i/>
          <w:color w:val="212121"/>
          <w:sz w:val="24"/>
          <w:highlight w:val="white"/>
          <w:lang w:val="es-ES_tradnl"/>
        </w:rPr>
        <w:t>Dimension</w:t>
      </w:r>
      <w:proofErr w:type="spellEnd"/>
      <w:r w:rsidRPr="00797958">
        <w:rPr>
          <w:rFonts w:ascii="Times New Roman" w:eastAsia="Times New Roman" w:hAnsi="Times New Roman" w:cs="Times New Roman"/>
          <w:i/>
          <w:color w:val="212121"/>
          <w:sz w:val="24"/>
          <w:highlight w:val="white"/>
          <w:lang w:val="es-ES_tradnl"/>
        </w:rPr>
        <w:t xml:space="preserve"> </w:t>
      </w:r>
      <w:proofErr w:type="spellStart"/>
      <w:r w:rsidRPr="00797958">
        <w:rPr>
          <w:rFonts w:ascii="Times New Roman" w:eastAsia="Times New Roman" w:hAnsi="Times New Roman" w:cs="Times New Roman"/>
          <w:i/>
          <w:color w:val="212121"/>
          <w:sz w:val="24"/>
          <w:highlight w:val="white"/>
          <w:lang w:val="es-ES_tradnl"/>
        </w:rPr>
        <w:t>Reduction</w:t>
      </w:r>
      <w:proofErr w:type="spellEnd"/>
      <w:r w:rsidR="008527C0">
        <w:rPr>
          <w:rFonts w:ascii="Times New Roman" w:eastAsia="Times New Roman" w:hAnsi="Times New Roman" w:cs="Times New Roman"/>
          <w:i/>
          <w:color w:val="212121"/>
          <w:sz w:val="24"/>
          <w:highlight w:val="white"/>
          <w:lang w:val="es-ES_tradnl"/>
        </w:rPr>
        <w:t xml:space="preserve"> </w:t>
      </w:r>
      <w:r w:rsidRPr="00797958">
        <w:rPr>
          <w:rFonts w:ascii="Times New Roman" w:eastAsia="Times New Roman" w:hAnsi="Times New Roman" w:cs="Times New Roman"/>
          <w:color w:val="212121"/>
          <w:sz w:val="24"/>
          <w:highlight w:val="white"/>
          <w:lang w:val="es-ES_tradnl"/>
        </w:rPr>
        <w:t xml:space="preserve">de </w:t>
      </w:r>
      <w:proofErr w:type="spellStart"/>
      <w:r w:rsidRPr="00797958">
        <w:rPr>
          <w:rFonts w:ascii="Times New Roman" w:eastAsia="Times New Roman" w:hAnsi="Times New Roman" w:cs="Times New Roman"/>
          <w:color w:val="212121"/>
          <w:sz w:val="24"/>
          <w:highlight w:val="white"/>
          <w:lang w:val="es-ES_tradnl"/>
        </w:rPr>
        <w:t>Laczny</w:t>
      </w:r>
      <w:proofErr w:type="spellEnd"/>
      <w:r w:rsidRPr="00797958">
        <w:rPr>
          <w:rFonts w:ascii="Times New Roman" w:eastAsia="Times New Roman" w:hAnsi="Times New Roman" w:cs="Times New Roman"/>
          <w:color w:val="212121"/>
          <w:sz w:val="24"/>
          <w:highlight w:val="white"/>
          <w:lang w:val="es-ES_tradnl"/>
        </w:rPr>
        <w:t xml:space="preserve"> et al (Figura 4).</w:t>
      </w:r>
      <w:ins w:id="1546" w:author="Alejandro Reyes" w:date="2015-05-08T13:02:00Z">
        <w:r w:rsidR="008527C0">
          <w:rPr>
            <w:rFonts w:ascii="Times New Roman" w:eastAsia="Times New Roman" w:hAnsi="Times New Roman" w:cs="Times New Roman"/>
            <w:color w:val="212121"/>
            <w:sz w:val="24"/>
            <w:lang w:val="es-ES_tradnl"/>
          </w:rPr>
          <w:t xml:space="preserve"> Los colores y las posiciones de los pixeles se determinarán según características genómicas específicas a lo largo del genoma en estudio.</w:t>
        </w:r>
        <w:r w:rsidR="006F5A6C">
          <w:rPr>
            <w:rFonts w:ascii="Times New Roman" w:eastAsia="Times New Roman" w:hAnsi="Times New Roman" w:cs="Times New Roman"/>
            <w:color w:val="212121"/>
            <w:sz w:val="24"/>
            <w:lang w:val="es-ES_tradnl"/>
          </w:rPr>
          <w:t xml:space="preserve"> Esta función se podrí</w:t>
        </w:r>
      </w:ins>
      <w:ins w:id="1547" w:author="Alejandro Reyes" w:date="2015-05-08T13:03:00Z">
        <w:r w:rsidR="006F5A6C">
          <w:rPr>
            <w:rFonts w:ascii="Times New Roman" w:eastAsia="Times New Roman" w:hAnsi="Times New Roman" w:cs="Times New Roman"/>
            <w:color w:val="212121"/>
            <w:sz w:val="24"/>
            <w:lang w:val="es-ES_tradnl"/>
          </w:rPr>
          <w:t>a aplicar a cualquier genoma completo y la comparación de las imágenes resultantes representarán las variaciones genómicas más características entre los genomas usados.</w:t>
        </w:r>
      </w:ins>
    </w:p>
    <w:p w14:paraId="3B684F78" w14:textId="6E06E491" w:rsidR="00443B61" w:rsidRPr="00797958" w:rsidRDefault="006F5A6C" w:rsidP="00443B61">
      <w:pPr>
        <w:pStyle w:val="normal0"/>
        <w:spacing w:line="273" w:lineRule="auto"/>
        <w:jc w:val="both"/>
        <w:rPr>
          <w:lang w:val="es-ES_tradnl"/>
        </w:rPr>
      </w:pPr>
      <w:r w:rsidRPr="00797958">
        <w:rPr>
          <w:noProof/>
        </w:rPr>
        <w:drawing>
          <wp:anchor distT="114300" distB="114300" distL="114300" distR="114300" simplePos="0" relativeHeight="251671552" behindDoc="0" locked="0" layoutInCell="0" hidden="0" allowOverlap="0" wp14:anchorId="61DD36E5" wp14:editId="382A0A77">
            <wp:simplePos x="0" y="0"/>
            <wp:positionH relativeFrom="margin">
              <wp:posOffset>914400</wp:posOffset>
            </wp:positionH>
            <wp:positionV relativeFrom="paragraph">
              <wp:posOffset>151130</wp:posOffset>
            </wp:positionV>
            <wp:extent cx="3314700" cy="3042920"/>
            <wp:effectExtent l="25400" t="25400" r="38100" b="30480"/>
            <wp:wrapSquare wrapText="bothSides" distT="114300" distB="114300" distL="114300" distR="114300"/>
            <wp:docPr id="1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3314700" cy="3042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BBD81B1" w14:textId="19D26A98" w:rsidR="00443B61" w:rsidRPr="00797958" w:rsidRDefault="00443B61" w:rsidP="00443B61">
      <w:pPr>
        <w:pStyle w:val="normal0"/>
        <w:spacing w:line="273" w:lineRule="auto"/>
        <w:jc w:val="both"/>
        <w:rPr>
          <w:lang w:val="es-ES_tradnl"/>
        </w:rPr>
      </w:pPr>
    </w:p>
    <w:p w14:paraId="202527A3" w14:textId="77777777" w:rsidR="00443B61" w:rsidRPr="00797958" w:rsidRDefault="00443B61" w:rsidP="00443B61">
      <w:pPr>
        <w:pStyle w:val="normal0"/>
        <w:spacing w:line="273" w:lineRule="auto"/>
        <w:jc w:val="both"/>
        <w:rPr>
          <w:lang w:val="es-ES_tradnl"/>
        </w:rPr>
      </w:pPr>
    </w:p>
    <w:p w14:paraId="4C6E64DE" w14:textId="77777777" w:rsidR="00443B61" w:rsidRPr="00797958" w:rsidRDefault="00443B61" w:rsidP="00443B61">
      <w:pPr>
        <w:pStyle w:val="normal0"/>
        <w:spacing w:line="273" w:lineRule="auto"/>
        <w:jc w:val="both"/>
        <w:rPr>
          <w:lang w:val="es-ES_tradnl"/>
        </w:rPr>
      </w:pPr>
    </w:p>
    <w:p w14:paraId="42206B85" w14:textId="77777777" w:rsidR="00443B61" w:rsidRPr="00797958" w:rsidRDefault="00443B61" w:rsidP="00443B61">
      <w:pPr>
        <w:pStyle w:val="normal0"/>
        <w:spacing w:line="273" w:lineRule="auto"/>
        <w:jc w:val="both"/>
        <w:rPr>
          <w:lang w:val="es-ES_tradnl"/>
        </w:rPr>
      </w:pPr>
    </w:p>
    <w:p w14:paraId="70C9A31B" w14:textId="77777777" w:rsidR="00443B61" w:rsidRPr="00797958" w:rsidRDefault="00443B61" w:rsidP="00443B61">
      <w:pPr>
        <w:pStyle w:val="normal0"/>
        <w:spacing w:line="273" w:lineRule="auto"/>
        <w:jc w:val="both"/>
        <w:rPr>
          <w:lang w:val="es-ES_tradnl"/>
        </w:rPr>
      </w:pPr>
    </w:p>
    <w:p w14:paraId="02834231" w14:textId="77777777" w:rsidR="00443B61" w:rsidRPr="00797958" w:rsidRDefault="00443B61" w:rsidP="00443B61">
      <w:pPr>
        <w:pStyle w:val="normal0"/>
        <w:spacing w:line="273" w:lineRule="auto"/>
        <w:jc w:val="both"/>
        <w:rPr>
          <w:lang w:val="es-ES_tradnl"/>
        </w:rPr>
      </w:pPr>
    </w:p>
    <w:p w14:paraId="008EFD30" w14:textId="77777777" w:rsidR="00443B61" w:rsidRPr="00797958" w:rsidRDefault="00443B61" w:rsidP="00443B61">
      <w:pPr>
        <w:pStyle w:val="normal0"/>
        <w:spacing w:line="273" w:lineRule="auto"/>
        <w:jc w:val="both"/>
        <w:rPr>
          <w:lang w:val="es-ES_tradnl"/>
        </w:rPr>
      </w:pPr>
    </w:p>
    <w:p w14:paraId="0893D470" w14:textId="77777777" w:rsidR="00443B61" w:rsidRPr="00797958" w:rsidRDefault="00443B61" w:rsidP="00443B61">
      <w:pPr>
        <w:pStyle w:val="normal0"/>
        <w:spacing w:line="273" w:lineRule="auto"/>
        <w:jc w:val="both"/>
        <w:rPr>
          <w:lang w:val="es-ES_tradnl"/>
        </w:rPr>
      </w:pPr>
    </w:p>
    <w:p w14:paraId="2A49876D" w14:textId="77777777" w:rsidR="00443B61" w:rsidRPr="00797958" w:rsidRDefault="00443B61" w:rsidP="00443B61">
      <w:pPr>
        <w:pStyle w:val="normal0"/>
        <w:rPr>
          <w:lang w:val="es-ES_tradnl"/>
        </w:rPr>
      </w:pPr>
    </w:p>
    <w:p w14:paraId="4B9385AA" w14:textId="77777777" w:rsidR="00EF565E" w:rsidRPr="00797958" w:rsidRDefault="00EF565E" w:rsidP="00893237">
      <w:pPr>
        <w:pStyle w:val="normal0"/>
        <w:jc w:val="both"/>
        <w:rPr>
          <w:rFonts w:ascii="Times New Roman" w:eastAsia="Times New Roman" w:hAnsi="Times New Roman" w:cs="Times New Roman"/>
          <w:sz w:val="24"/>
          <w:lang w:val="es-ES_tradnl"/>
        </w:rPr>
      </w:pPr>
    </w:p>
    <w:p w14:paraId="757B9DDA" w14:textId="77777777" w:rsidR="00EF565E" w:rsidRPr="00797958" w:rsidRDefault="00EF565E" w:rsidP="00893237">
      <w:pPr>
        <w:pStyle w:val="normal0"/>
        <w:jc w:val="both"/>
        <w:rPr>
          <w:rFonts w:ascii="Times New Roman" w:eastAsia="Times New Roman" w:hAnsi="Times New Roman" w:cs="Times New Roman"/>
          <w:sz w:val="24"/>
          <w:lang w:val="es-ES_tradnl"/>
        </w:rPr>
      </w:pPr>
    </w:p>
    <w:p w14:paraId="7875CD49" w14:textId="77777777" w:rsidR="008D48B1" w:rsidRPr="00797958" w:rsidRDefault="008D48B1" w:rsidP="00893237">
      <w:pPr>
        <w:pStyle w:val="normal0"/>
        <w:jc w:val="both"/>
        <w:rPr>
          <w:lang w:val="es-ES_tradnl"/>
        </w:rPr>
      </w:pPr>
    </w:p>
    <w:p w14:paraId="49B9036C" w14:textId="77777777" w:rsidR="00893237" w:rsidRPr="00797958" w:rsidRDefault="00893237">
      <w:pPr>
        <w:pStyle w:val="normal0"/>
        <w:jc w:val="both"/>
        <w:rPr>
          <w:lang w:val="es-ES_tradnl"/>
        </w:rPr>
      </w:pPr>
    </w:p>
    <w:p w14:paraId="05CDD541" w14:textId="77777777" w:rsidR="004E7D63" w:rsidRPr="00797958" w:rsidRDefault="004E7D63">
      <w:pPr>
        <w:pStyle w:val="normal0"/>
        <w:jc w:val="both"/>
        <w:rPr>
          <w:lang w:val="es-ES_tradnl"/>
        </w:rPr>
      </w:pPr>
    </w:p>
    <w:p w14:paraId="6FBDCB71" w14:textId="77777777" w:rsidR="00443B61" w:rsidRPr="00797958" w:rsidRDefault="00443B61">
      <w:pPr>
        <w:pStyle w:val="normal0"/>
        <w:jc w:val="both"/>
        <w:rPr>
          <w:rFonts w:ascii="Times New Roman" w:eastAsia="Times New Roman" w:hAnsi="Times New Roman" w:cs="Times New Roman"/>
          <w:b/>
          <w:sz w:val="24"/>
          <w:lang w:val="es-ES_tradnl"/>
        </w:rPr>
      </w:pPr>
    </w:p>
    <w:p w14:paraId="5F32ACC1" w14:textId="77777777" w:rsidR="00443B61" w:rsidRPr="00797958" w:rsidRDefault="00443B61">
      <w:pPr>
        <w:pStyle w:val="normal0"/>
        <w:jc w:val="both"/>
        <w:rPr>
          <w:rFonts w:ascii="Times New Roman" w:eastAsia="Times New Roman" w:hAnsi="Times New Roman" w:cs="Times New Roman"/>
          <w:b/>
          <w:sz w:val="24"/>
          <w:lang w:val="es-ES_tradnl"/>
        </w:rPr>
      </w:pPr>
    </w:p>
    <w:p w14:paraId="361A47F3" w14:textId="197B7E19" w:rsidR="00443B61" w:rsidRPr="00797958" w:rsidRDefault="00C67B4D">
      <w:pPr>
        <w:pStyle w:val="normal0"/>
        <w:jc w:val="both"/>
        <w:rPr>
          <w:rFonts w:ascii="Times New Roman" w:eastAsia="Times New Roman" w:hAnsi="Times New Roman" w:cs="Times New Roman"/>
          <w:b/>
          <w:sz w:val="24"/>
          <w:lang w:val="es-ES_tradnl"/>
        </w:rPr>
      </w:pPr>
      <w:r w:rsidRPr="00797958">
        <w:rPr>
          <w:noProof/>
        </w:rPr>
        <mc:AlternateContent>
          <mc:Choice Requires="wps">
            <w:drawing>
              <wp:anchor distT="0" distB="0" distL="114300" distR="114300" simplePos="0" relativeHeight="251673600" behindDoc="0" locked="0" layoutInCell="1" allowOverlap="1" wp14:anchorId="5AEC87B7" wp14:editId="31A13C75">
                <wp:simplePos x="0" y="0"/>
                <wp:positionH relativeFrom="column">
                  <wp:posOffset>914400</wp:posOffset>
                </wp:positionH>
                <wp:positionV relativeFrom="paragraph">
                  <wp:posOffset>6350</wp:posOffset>
                </wp:positionV>
                <wp:extent cx="3429000" cy="25844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4290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9CA7F03" w14:textId="48D20AA7" w:rsidR="008527C0" w:rsidRPr="00797958" w:rsidRDefault="008527C0" w:rsidP="00797958">
                            <w:pPr>
                              <w:pStyle w:val="Caption"/>
                              <w:rPr>
                                <w:i/>
                                <w:noProof/>
                                <w:color w:val="auto"/>
                              </w:rPr>
                            </w:pPr>
                            <w:r w:rsidRPr="00797958">
                              <w:rPr>
                                <w:i/>
                                <w:color w:val="auto"/>
                              </w:rPr>
                              <w:t>Figura 4</w:t>
                            </w:r>
                            <w:r w:rsidRPr="00797958">
                              <w:rPr>
                                <w:b w:val="0"/>
                                <w:i/>
                                <w:color w:val="auto"/>
                              </w:rPr>
                              <w:t xml:space="preserve">. Obtenido de </w:t>
                            </w:r>
                            <w:sdt>
                              <w:sdtPr>
                                <w:rPr>
                                  <w:b w:val="0"/>
                                  <w:i/>
                                  <w:color w:val="auto"/>
                                </w:rPr>
                                <w:id w:val="149034334"/>
                                <w:citation/>
                              </w:sdtPr>
                              <w:sdtEndPr/>
                              <w:sdtContent>
                                <w:r w:rsidRPr="00797958">
                                  <w:rPr>
                                    <w:b w:val="0"/>
                                    <w:i/>
                                    <w:color w:val="auto"/>
                                  </w:rPr>
                                  <w:fldChar w:fldCharType="begin"/>
                                </w:r>
                                <w:r w:rsidRPr="00797958">
                                  <w:rPr>
                                    <w:b w:val="0"/>
                                    <w:i/>
                                    <w:color w:val="auto"/>
                                    <w:lang w:val="en-US"/>
                                  </w:rPr>
                                  <w:instrText xml:space="preserve"> CITATION Lac14 \l 1033 </w:instrText>
                                </w:r>
                                <w:r w:rsidRPr="00797958">
                                  <w:rPr>
                                    <w:b w:val="0"/>
                                    <w:i/>
                                    <w:color w:val="auto"/>
                                  </w:rPr>
                                  <w:fldChar w:fldCharType="separate"/>
                                </w:r>
                                <w:r w:rsidRPr="004E4841">
                                  <w:rPr>
                                    <w:noProof/>
                                    <w:color w:val="auto"/>
                                    <w:lang w:val="en-US"/>
                                  </w:rPr>
                                  <w:t>(Laczny, Pinel, Vlassis, &amp; Wilmes, 2014)</w:t>
                                </w:r>
                                <w:r w:rsidRPr="00797958">
                                  <w:rPr>
                                    <w:b w:val="0"/>
                                    <w:i/>
                                    <w:color w:val="auto"/>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5" type="#_x0000_t202" style="position:absolute;left:0;text-align:left;margin-left:1in;margin-top:.5pt;width:270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" stroked="f">
                <v:textbox style="mso-fit-shape-to-text:t" inset="0,0,0,0">
                  <w:txbxContent>
                    <w:p w14:paraId="09CA7F03" w14:textId="48D20AA7" w:rsidR="008527C0" w:rsidRPr="00797958" w:rsidRDefault="008527C0" w:rsidP="00797958">
                      <w:pPr>
                        <w:pStyle w:val="Caption"/>
                        <w:rPr>
                          <w:i/>
                          <w:noProof/>
                          <w:color w:val="auto"/>
                        </w:rPr>
                      </w:pPr>
                      <w:r w:rsidRPr="00797958">
                        <w:rPr>
                          <w:i/>
                          <w:color w:val="auto"/>
                        </w:rPr>
                        <w:t>Figura 4</w:t>
                      </w:r>
                      <w:r w:rsidRPr="00797958">
                        <w:rPr>
                          <w:b w:val="0"/>
                          <w:i/>
                          <w:color w:val="auto"/>
                        </w:rPr>
                        <w:t xml:space="preserve">. Obtenido de </w:t>
                      </w:r>
                      <w:sdt>
                        <w:sdtPr>
                          <w:rPr>
                            <w:b w:val="0"/>
                            <w:i/>
                            <w:color w:val="auto"/>
                          </w:rPr>
                          <w:id w:val="149034334"/>
                          <w:citation/>
                        </w:sdtPr>
                        <w:sdtEndPr/>
                        <w:sdtContent>
                          <w:r w:rsidRPr="00797958">
                            <w:rPr>
                              <w:b w:val="0"/>
                              <w:i/>
                              <w:color w:val="auto"/>
                            </w:rPr>
                            <w:fldChar w:fldCharType="begin"/>
                          </w:r>
                          <w:r w:rsidRPr="00797958">
                            <w:rPr>
                              <w:b w:val="0"/>
                              <w:i/>
                              <w:color w:val="auto"/>
                              <w:lang w:val="en-US"/>
                            </w:rPr>
                            <w:instrText xml:space="preserve"> CITATION Lac14 \l 1033 </w:instrText>
                          </w:r>
                          <w:r w:rsidRPr="00797958">
                            <w:rPr>
                              <w:b w:val="0"/>
                              <w:i/>
                              <w:color w:val="auto"/>
                            </w:rPr>
                            <w:fldChar w:fldCharType="separate"/>
                          </w:r>
                          <w:r w:rsidRPr="004E4841">
                            <w:rPr>
                              <w:noProof/>
                              <w:color w:val="auto"/>
                              <w:lang w:val="en-US"/>
                            </w:rPr>
                            <w:t>(Laczny, Pinel, Vlassis, &amp; Wilmes, 2014)</w:t>
                          </w:r>
                          <w:r w:rsidRPr="00797958">
                            <w:rPr>
                              <w:b w:val="0"/>
                              <w:i/>
                              <w:color w:val="auto"/>
                            </w:rPr>
                            <w:fldChar w:fldCharType="end"/>
                          </w:r>
                        </w:sdtContent>
                      </w:sdt>
                    </w:p>
                  </w:txbxContent>
                </v:textbox>
                <w10:wrap type="square"/>
              </v:shape>
            </w:pict>
          </mc:Fallback>
        </mc:AlternateContent>
      </w:r>
    </w:p>
    <w:p w14:paraId="2946F4F8" w14:textId="77777777" w:rsidR="00443B61" w:rsidRPr="00797958" w:rsidRDefault="00443B61">
      <w:pPr>
        <w:pStyle w:val="normal0"/>
        <w:jc w:val="both"/>
        <w:rPr>
          <w:rFonts w:ascii="Times New Roman" w:eastAsia="Times New Roman" w:hAnsi="Times New Roman" w:cs="Times New Roman"/>
          <w:b/>
          <w:sz w:val="24"/>
          <w:lang w:val="es-ES_tradnl"/>
        </w:rPr>
      </w:pPr>
    </w:p>
    <w:p w14:paraId="223090B5" w14:textId="77777777" w:rsidR="00443B61" w:rsidDel="00C67B4D" w:rsidRDefault="00443B61">
      <w:pPr>
        <w:pStyle w:val="normal0"/>
        <w:jc w:val="both"/>
        <w:rPr>
          <w:del w:id="1548" w:author="Kamy Nz" w:date="2015-05-08T14:47:00Z"/>
          <w:rFonts w:ascii="Times New Roman" w:eastAsia="Times New Roman" w:hAnsi="Times New Roman" w:cs="Times New Roman"/>
          <w:b/>
          <w:sz w:val="24"/>
          <w:lang w:val="es-ES_tradnl"/>
        </w:rPr>
      </w:pPr>
    </w:p>
    <w:p w14:paraId="3FE058F0" w14:textId="77777777" w:rsidR="00C67B4D" w:rsidRPr="00797958" w:rsidRDefault="00C67B4D">
      <w:pPr>
        <w:pStyle w:val="normal0"/>
        <w:jc w:val="both"/>
        <w:rPr>
          <w:ins w:id="1549" w:author="Kamy Nz" w:date="2015-05-08T14:47:00Z"/>
          <w:rFonts w:ascii="Times New Roman" w:eastAsia="Times New Roman" w:hAnsi="Times New Roman" w:cs="Times New Roman"/>
          <w:b/>
          <w:sz w:val="24"/>
          <w:lang w:val="es-ES_tradnl"/>
        </w:rPr>
      </w:pPr>
    </w:p>
    <w:p w14:paraId="3C2C3596" w14:textId="77777777" w:rsidR="00443B61" w:rsidRPr="00797958" w:rsidDel="00C67B4D" w:rsidRDefault="00443B61">
      <w:pPr>
        <w:pStyle w:val="normal0"/>
        <w:jc w:val="both"/>
        <w:rPr>
          <w:del w:id="1550" w:author="Kamy Nz" w:date="2015-05-08T14:47:00Z"/>
          <w:rFonts w:ascii="Times New Roman" w:eastAsia="Times New Roman" w:hAnsi="Times New Roman" w:cs="Times New Roman"/>
          <w:b/>
          <w:sz w:val="24"/>
          <w:lang w:val="es-ES_tradnl"/>
        </w:rPr>
      </w:pPr>
    </w:p>
    <w:p w14:paraId="447AC5CD" w14:textId="77777777" w:rsidR="004E7D63" w:rsidRPr="00797958" w:rsidRDefault="00092082">
      <w:pPr>
        <w:pStyle w:val="normal0"/>
        <w:jc w:val="both"/>
        <w:rPr>
          <w:lang w:val="es-ES_tradnl"/>
        </w:rPr>
      </w:pPr>
      <w:r w:rsidRPr="00797958">
        <w:rPr>
          <w:rFonts w:ascii="Times New Roman" w:eastAsia="Times New Roman" w:hAnsi="Times New Roman" w:cs="Times New Roman"/>
          <w:b/>
          <w:sz w:val="24"/>
          <w:lang w:val="es-ES_tradnl"/>
        </w:rPr>
        <w:t>Presupuesto</w:t>
      </w:r>
    </w:p>
    <w:p w14:paraId="3503233D" w14:textId="77777777" w:rsidR="004E7D63" w:rsidRPr="00797958" w:rsidRDefault="004E7D63">
      <w:pPr>
        <w:pStyle w:val="normal0"/>
        <w:jc w:val="both"/>
        <w:rPr>
          <w:lang w:val="es-ES_tradnl"/>
        </w:rPr>
      </w:pPr>
    </w:p>
    <w:p w14:paraId="546BA5DD" w14:textId="02812615" w:rsidR="004E7D63" w:rsidRPr="00797958" w:rsidRDefault="00092082">
      <w:pPr>
        <w:pStyle w:val="normal0"/>
        <w:jc w:val="both"/>
        <w:rPr>
          <w:lang w:val="es-ES_tradnl"/>
        </w:rPr>
      </w:pPr>
      <w:r w:rsidRPr="00797958">
        <w:rPr>
          <w:rFonts w:ascii="Times New Roman" w:eastAsia="Times New Roman" w:hAnsi="Times New Roman" w:cs="Times New Roman"/>
          <w:sz w:val="24"/>
          <w:lang w:val="es-ES_tradnl"/>
        </w:rPr>
        <w:t xml:space="preserve">Debido que este proyecto no necesita materiales adicionales, el único costo que tiene es el del uso de la infraestructura computacional de la Universidad de los Andes. </w:t>
      </w:r>
      <w:ins w:id="1551" w:author="Alejandro Reyes" w:date="2015-05-08T13:03:00Z">
        <w:r w:rsidR="006F5A6C">
          <w:rPr>
            <w:rFonts w:ascii="Times New Roman" w:eastAsia="Times New Roman" w:hAnsi="Times New Roman" w:cs="Times New Roman"/>
            <w:sz w:val="24"/>
            <w:lang w:val="es-ES_tradnl"/>
          </w:rPr>
          <w:t xml:space="preserve">Esta infraestructura en la actualidad es de uso gratuito para los estudiantes de pregrado y posgrado de la Universidad. </w:t>
        </w:r>
      </w:ins>
      <w:r w:rsidRPr="00797958">
        <w:rPr>
          <w:rFonts w:ascii="Times New Roman" w:eastAsia="Times New Roman" w:hAnsi="Times New Roman" w:cs="Times New Roman"/>
          <w:sz w:val="24"/>
          <w:lang w:val="es-ES_tradnl"/>
        </w:rPr>
        <w:t xml:space="preserve">Específicamente, la infraestructura consiste en </w:t>
      </w:r>
      <w:proofErr w:type="spellStart"/>
      <w:r w:rsidRPr="00797958">
        <w:rPr>
          <w:rFonts w:ascii="Times New Roman" w:eastAsia="Times New Roman" w:hAnsi="Times New Roman" w:cs="Times New Roman"/>
          <w:sz w:val="24"/>
          <w:lang w:val="es-ES_tradnl"/>
        </w:rPr>
        <w:t>clusters</w:t>
      </w:r>
      <w:proofErr w:type="spellEnd"/>
      <w:r w:rsidRPr="00797958">
        <w:rPr>
          <w:rFonts w:ascii="Times New Roman" w:eastAsia="Times New Roman" w:hAnsi="Times New Roman" w:cs="Times New Roman"/>
          <w:sz w:val="24"/>
          <w:lang w:val="es-ES_tradnl"/>
        </w:rPr>
        <w:t>, los cuales se denominan “</w:t>
      </w:r>
      <w:proofErr w:type="spellStart"/>
      <w:r w:rsidRPr="00797958">
        <w:rPr>
          <w:rFonts w:ascii="Times New Roman" w:eastAsia="Times New Roman" w:hAnsi="Times New Roman" w:cs="Times New Roman"/>
          <w:sz w:val="24"/>
          <w:lang w:val="es-ES_tradnl"/>
        </w:rPr>
        <w:t>cluster</w:t>
      </w:r>
      <w:proofErr w:type="spellEnd"/>
      <w:r w:rsidRPr="00797958">
        <w:rPr>
          <w:rFonts w:ascii="Times New Roman" w:eastAsia="Times New Roman" w:hAnsi="Times New Roman" w:cs="Times New Roman"/>
          <w:sz w:val="24"/>
          <w:lang w:val="es-ES_tradnl"/>
        </w:rPr>
        <w:t xml:space="preserve"> </w:t>
      </w:r>
      <w:proofErr w:type="spellStart"/>
      <w:r w:rsidRPr="00797958">
        <w:rPr>
          <w:rFonts w:ascii="Times New Roman" w:eastAsia="Times New Roman" w:hAnsi="Times New Roman" w:cs="Times New Roman"/>
          <w:sz w:val="24"/>
          <w:lang w:val="es-ES_tradnl"/>
        </w:rPr>
        <w:t>gate</w:t>
      </w:r>
      <w:proofErr w:type="spellEnd"/>
      <w:r w:rsidRPr="00797958">
        <w:rPr>
          <w:rFonts w:ascii="Times New Roman" w:eastAsia="Times New Roman" w:hAnsi="Times New Roman" w:cs="Times New Roman"/>
          <w:sz w:val="24"/>
          <w:lang w:val="es-ES_tradnl"/>
        </w:rPr>
        <w:t>”, “</w:t>
      </w:r>
      <w:proofErr w:type="spellStart"/>
      <w:r w:rsidRPr="00797958">
        <w:rPr>
          <w:rFonts w:ascii="Times New Roman" w:eastAsia="Times New Roman" w:hAnsi="Times New Roman" w:cs="Times New Roman"/>
          <w:sz w:val="24"/>
          <w:lang w:val="es-ES_tradnl"/>
        </w:rPr>
        <w:t>hellsgate</w:t>
      </w:r>
      <w:proofErr w:type="spellEnd"/>
      <w:r w:rsidRPr="00797958">
        <w:rPr>
          <w:rFonts w:ascii="Times New Roman" w:eastAsia="Times New Roman" w:hAnsi="Times New Roman" w:cs="Times New Roman"/>
          <w:sz w:val="24"/>
          <w:lang w:val="es-ES_tradnl"/>
        </w:rPr>
        <w:t>” y “</w:t>
      </w:r>
      <w:proofErr w:type="spellStart"/>
      <w:r w:rsidRPr="00797958">
        <w:rPr>
          <w:rFonts w:ascii="Times New Roman" w:eastAsia="Times New Roman" w:hAnsi="Times New Roman" w:cs="Times New Roman"/>
          <w:sz w:val="24"/>
          <w:lang w:val="es-ES_tradnl"/>
        </w:rPr>
        <w:t>tado</w:t>
      </w:r>
      <w:proofErr w:type="spellEnd"/>
      <w:r w:rsidRPr="00797958">
        <w:rPr>
          <w:rFonts w:ascii="Times New Roman" w:eastAsia="Times New Roman" w:hAnsi="Times New Roman" w:cs="Times New Roman"/>
          <w:sz w:val="24"/>
          <w:lang w:val="es-ES_tradnl"/>
        </w:rPr>
        <w:t xml:space="preserve">”. </w:t>
      </w:r>
    </w:p>
    <w:p w14:paraId="40C6ECCC" w14:textId="77777777" w:rsidR="004E7D63" w:rsidRPr="00797958" w:rsidRDefault="004E7D63">
      <w:pPr>
        <w:pStyle w:val="normal0"/>
        <w:jc w:val="both"/>
        <w:rPr>
          <w:lang w:val="es-ES_tradnl"/>
        </w:rPr>
      </w:pPr>
    </w:p>
    <w:p w14:paraId="2A771BF6" w14:textId="77777777" w:rsidR="004E7D63" w:rsidRPr="00797958" w:rsidRDefault="004E7D63">
      <w:pPr>
        <w:pStyle w:val="normal0"/>
        <w:jc w:val="both"/>
        <w:rPr>
          <w:lang w:val="es-ES_tradnl"/>
        </w:rPr>
      </w:pPr>
    </w:p>
    <w:sdt>
      <w:sdtPr>
        <w:rPr>
          <w:rFonts w:ascii="Times New Roman" w:eastAsia="Arial" w:hAnsi="Times New Roman" w:cs="Times New Roman"/>
          <w:sz w:val="24"/>
          <w:szCs w:val="24"/>
          <w:lang w:val="es-ES_tradnl"/>
        </w:rPr>
        <w:id w:val="1137764005"/>
        <w:docPartObj>
          <w:docPartGallery w:val="Bibliographies"/>
          <w:docPartUnique/>
        </w:docPartObj>
      </w:sdtPr>
      <w:sdtEndPr>
        <w:rPr>
          <w:b/>
          <w:bCs/>
        </w:rPr>
      </w:sdtEndPr>
      <w:sdtContent>
        <w:p w14:paraId="6B7A6BFF" w14:textId="77777777" w:rsidR="001F1FE6" w:rsidRDefault="001F1FE6">
          <w:pPr>
            <w:pStyle w:val="Heading1"/>
            <w:rPr>
              <w:ins w:id="1552" w:author="Kamy Nz" w:date="2015-05-08T14:47:00Z"/>
              <w:rFonts w:ascii="Times New Roman" w:eastAsia="Arial" w:hAnsi="Times New Roman" w:cs="Times New Roman"/>
              <w:sz w:val="24"/>
              <w:szCs w:val="24"/>
              <w:lang w:val="es-ES_tradnl"/>
            </w:rPr>
          </w:pPr>
        </w:p>
        <w:p w14:paraId="0CD60D14" w14:textId="528E097A" w:rsidR="00B70D4A" w:rsidRPr="00797958" w:rsidRDefault="00B70D4A">
          <w:pPr>
            <w:pStyle w:val="Heading1"/>
            <w:rPr>
              <w:rFonts w:ascii="Times New Roman" w:hAnsi="Times New Roman" w:cs="Times New Roman"/>
              <w:b/>
              <w:sz w:val="24"/>
              <w:szCs w:val="24"/>
              <w:lang w:val="es-ES_tradnl"/>
            </w:rPr>
          </w:pPr>
          <w:r w:rsidRPr="00797958">
            <w:rPr>
              <w:rFonts w:ascii="Times New Roman" w:hAnsi="Times New Roman" w:cs="Times New Roman"/>
              <w:b/>
              <w:sz w:val="24"/>
              <w:szCs w:val="24"/>
              <w:lang w:val="es-ES_tradnl"/>
            </w:rPr>
            <w:t>Referencias</w:t>
          </w:r>
        </w:p>
        <w:p w14:paraId="4BA45B81" w14:textId="77777777" w:rsidR="00B70D4A" w:rsidRPr="00797958" w:rsidRDefault="00B70D4A" w:rsidP="00B70D4A">
          <w:pPr>
            <w:pStyle w:val="normal0"/>
            <w:rPr>
              <w:rFonts w:ascii="Times New Roman" w:hAnsi="Times New Roman" w:cs="Times New Roman"/>
              <w:sz w:val="24"/>
              <w:szCs w:val="24"/>
              <w:lang w:val="es-ES_tradnl"/>
            </w:rPr>
          </w:pPr>
        </w:p>
        <w:p w14:paraId="1E67DC44" w14:textId="77777777" w:rsidR="004E4841" w:rsidRPr="00797958" w:rsidRDefault="00B70D4A" w:rsidP="004E4841">
          <w:pPr>
            <w:pStyle w:val="Bibliography"/>
            <w:rPr>
              <w:rFonts w:cs="Times New Roman"/>
              <w:noProof/>
            </w:rPr>
          </w:pPr>
          <w:r w:rsidRPr="00797958">
            <w:rPr>
              <w:rFonts w:ascii="Times New Roman" w:hAnsi="Times New Roman" w:cs="Times New Roman"/>
              <w:sz w:val="24"/>
              <w:szCs w:val="24"/>
            </w:rPr>
            <w:fldChar w:fldCharType="begin"/>
          </w:r>
          <w:r w:rsidRPr="00797958">
            <w:rPr>
              <w:rFonts w:ascii="Times New Roman" w:hAnsi="Times New Roman" w:cs="Times New Roman"/>
              <w:sz w:val="24"/>
              <w:szCs w:val="24"/>
            </w:rPr>
            <w:instrText xml:space="preserve"> BIBLIOGRAPHY </w:instrText>
          </w:r>
          <w:r w:rsidRPr="00797958">
            <w:rPr>
              <w:rFonts w:ascii="Times New Roman" w:hAnsi="Times New Roman" w:cs="Times New Roman"/>
              <w:sz w:val="24"/>
              <w:szCs w:val="24"/>
            </w:rPr>
            <w:fldChar w:fldCharType="separate"/>
          </w:r>
          <w:r w:rsidR="004E4841" w:rsidRPr="00797958">
            <w:rPr>
              <w:rFonts w:cs="Times New Roman"/>
              <w:noProof/>
            </w:rPr>
            <w:t xml:space="preserve">Abdi, H., &amp; Williams, L. J. (2010). Principal component analysis. </w:t>
          </w:r>
          <w:r w:rsidR="004E4841" w:rsidRPr="00797958">
            <w:rPr>
              <w:rFonts w:cs="Times New Roman"/>
              <w:i/>
              <w:iCs/>
              <w:noProof/>
            </w:rPr>
            <w:t>Wires: Computational Statistics</w:t>
          </w:r>
          <w:r w:rsidR="004E4841" w:rsidRPr="00797958">
            <w:rPr>
              <w:rFonts w:cs="Times New Roman"/>
              <w:noProof/>
            </w:rPr>
            <w:t xml:space="preserve"> , 433.</w:t>
          </w:r>
        </w:p>
        <w:p w14:paraId="1179EB88" w14:textId="77777777" w:rsidR="004E4841" w:rsidRPr="00797958" w:rsidRDefault="004E4841" w:rsidP="004E4841">
          <w:pPr>
            <w:pStyle w:val="Bibliography"/>
            <w:rPr>
              <w:rFonts w:cs="Times New Roman"/>
              <w:noProof/>
            </w:rPr>
          </w:pPr>
          <w:r w:rsidRPr="00797958">
            <w:rPr>
              <w:rFonts w:cs="Times New Roman"/>
              <w:noProof/>
            </w:rPr>
            <w:t xml:space="preserve">Alter, O., Brown, P. O., &amp; Botstein, D. (29 de Agosto de 2000). Singular value decomposition for genome-wideexpression data processing and modeling. </w:t>
          </w:r>
          <w:r w:rsidRPr="00797958">
            <w:rPr>
              <w:rFonts w:cs="Times New Roman"/>
              <w:i/>
              <w:iCs/>
              <w:noProof/>
            </w:rPr>
            <w:t>PNAS</w:t>
          </w:r>
          <w:r w:rsidRPr="00797958">
            <w:rPr>
              <w:rFonts w:cs="Times New Roman"/>
              <w:noProof/>
            </w:rPr>
            <w:t xml:space="preserve"> , 10101–10106.</w:t>
          </w:r>
        </w:p>
        <w:p w14:paraId="0D4D772F" w14:textId="77777777" w:rsidR="004E4841" w:rsidRPr="00797958" w:rsidRDefault="004E4841" w:rsidP="004E4841">
          <w:pPr>
            <w:pStyle w:val="Bibliography"/>
            <w:rPr>
              <w:rFonts w:cs="Times New Roman"/>
              <w:noProof/>
            </w:rPr>
          </w:pPr>
          <w:r w:rsidRPr="00797958">
            <w:rPr>
              <w:rFonts w:cs="Times New Roman"/>
              <w:noProof/>
            </w:rPr>
            <w:t xml:space="preserve">Donald, A. N., &amp; Lindsay, P. H. (2013). </w:t>
          </w:r>
          <w:r w:rsidRPr="00797958">
            <w:rPr>
              <w:rFonts w:cs="Times New Roman"/>
              <w:i/>
              <w:iCs/>
              <w:noProof/>
            </w:rPr>
            <w:t>Human Information Processing: An Introduction to Psychology.</w:t>
          </w:r>
          <w:r w:rsidRPr="00797958">
            <w:rPr>
              <w:rFonts w:cs="Times New Roman"/>
              <w:noProof/>
            </w:rPr>
            <w:t xml:space="preserve"> Academic Press.</w:t>
          </w:r>
        </w:p>
        <w:p w14:paraId="6FE1F115" w14:textId="77777777" w:rsidR="004E4841" w:rsidRPr="00797958" w:rsidRDefault="004E4841" w:rsidP="004E4841">
          <w:pPr>
            <w:pStyle w:val="Bibliography"/>
            <w:rPr>
              <w:rFonts w:cs="Times New Roman"/>
              <w:noProof/>
            </w:rPr>
          </w:pPr>
          <w:r w:rsidRPr="00797958">
            <w:rPr>
              <w:rFonts w:cs="Times New Roman"/>
              <w:noProof/>
            </w:rPr>
            <w:t xml:space="preserve">Gan, G., Ma, C., &amp; Wu, J. (2007). </w:t>
          </w:r>
          <w:r w:rsidRPr="00797958">
            <w:rPr>
              <w:rFonts w:cs="Times New Roman"/>
              <w:i/>
              <w:iCs/>
              <w:noProof/>
            </w:rPr>
            <w:t>Data Clustering: Theory, Algorithms, and Applications.</w:t>
          </w:r>
          <w:r w:rsidRPr="00797958">
            <w:rPr>
              <w:rFonts w:cs="Times New Roman"/>
              <w:noProof/>
            </w:rPr>
            <w:t xml:space="preserve"> American Statistical Association and the Society for Industrial and Applied Mathematics.</w:t>
          </w:r>
        </w:p>
        <w:p w14:paraId="49EA9682" w14:textId="77777777" w:rsidR="004E4841" w:rsidRPr="00797958" w:rsidRDefault="004E4841" w:rsidP="004E4841">
          <w:pPr>
            <w:pStyle w:val="Bibliography"/>
            <w:rPr>
              <w:rFonts w:cs="Times New Roman"/>
              <w:noProof/>
            </w:rPr>
          </w:pPr>
          <w:r w:rsidRPr="00797958">
            <w:rPr>
              <w:rFonts w:cs="Times New Roman"/>
              <w:noProof/>
            </w:rPr>
            <w:t xml:space="preserve">Karlin, S., Mrázek, J., &amp; Campbell, A. M. (1997). Compositional biases of bacterial genomes and evolutionary implications. </w:t>
          </w:r>
          <w:r w:rsidRPr="00797958">
            <w:rPr>
              <w:rFonts w:cs="Times New Roman"/>
              <w:i/>
              <w:iCs/>
              <w:noProof/>
            </w:rPr>
            <w:t>Journal of Bacteriology</w:t>
          </w:r>
          <w:r w:rsidRPr="00797958">
            <w:rPr>
              <w:rFonts w:cs="Times New Roman"/>
              <w:noProof/>
            </w:rPr>
            <w:t xml:space="preserve"> </w:t>
          </w:r>
          <w:r w:rsidRPr="00797958">
            <w:rPr>
              <w:rFonts w:cs="Times New Roman"/>
              <w:i/>
              <w:iCs/>
              <w:noProof/>
            </w:rPr>
            <w:t>, 179</w:t>
          </w:r>
          <w:r w:rsidRPr="00797958">
            <w:rPr>
              <w:rFonts w:cs="Times New Roman"/>
              <w:noProof/>
            </w:rPr>
            <w:t xml:space="preserve"> (12), 3899-3913.</w:t>
          </w:r>
        </w:p>
        <w:p w14:paraId="479CD803" w14:textId="77777777" w:rsidR="004E4841" w:rsidRPr="00797958" w:rsidRDefault="004E4841" w:rsidP="004E4841">
          <w:pPr>
            <w:pStyle w:val="Bibliography"/>
            <w:rPr>
              <w:rFonts w:cs="Times New Roman"/>
              <w:noProof/>
            </w:rPr>
          </w:pPr>
          <w:r w:rsidRPr="00797958">
            <w:rPr>
              <w:rFonts w:cs="Times New Roman"/>
              <w:noProof/>
            </w:rPr>
            <w:t xml:space="preserve">Laczny, C. C., Pinel, N., Vlassis, N., &amp; Wilmes, P. (31 de Marzo de 2014). Alignment-free Visualization of Metagenomic Data by Nonlinear Dimension Reduction. </w:t>
          </w:r>
          <w:r w:rsidRPr="00797958">
            <w:rPr>
              <w:rFonts w:cs="Times New Roman"/>
              <w:i/>
              <w:iCs/>
              <w:noProof/>
            </w:rPr>
            <w:t>Nature: Scientific Reports</w:t>
          </w:r>
          <w:r w:rsidRPr="00797958">
            <w:rPr>
              <w:rFonts w:cs="Times New Roman"/>
              <w:noProof/>
            </w:rPr>
            <w:t xml:space="preserve"> , 1-12.</w:t>
          </w:r>
        </w:p>
        <w:p w14:paraId="6717BC4F" w14:textId="77777777" w:rsidR="004E4841" w:rsidRPr="00797958" w:rsidRDefault="004E4841" w:rsidP="004E4841">
          <w:pPr>
            <w:pStyle w:val="Bibliography"/>
            <w:rPr>
              <w:rFonts w:cs="Times New Roman"/>
              <w:noProof/>
            </w:rPr>
          </w:pPr>
          <w:r w:rsidRPr="00797958">
            <w:rPr>
              <w:rFonts w:cs="Times New Roman"/>
              <w:noProof/>
            </w:rPr>
            <w:t xml:space="preserve">Marx, V. (2013). Biology: The big challenges of big data. </w:t>
          </w:r>
          <w:r w:rsidRPr="00797958">
            <w:rPr>
              <w:rFonts w:cs="Times New Roman"/>
              <w:i/>
              <w:iCs/>
              <w:noProof/>
            </w:rPr>
            <w:t>Nature: Technology Feature</w:t>
          </w:r>
          <w:r w:rsidRPr="00797958">
            <w:rPr>
              <w:rFonts w:cs="Times New Roman"/>
              <w:noProof/>
            </w:rPr>
            <w:t xml:space="preserve"> , 255-260.</w:t>
          </w:r>
        </w:p>
        <w:p w14:paraId="14A01F02" w14:textId="77777777" w:rsidR="004E4841" w:rsidRPr="00797958" w:rsidRDefault="004E4841" w:rsidP="004E4841">
          <w:pPr>
            <w:pStyle w:val="Bibliography"/>
            <w:rPr>
              <w:rFonts w:cs="Times New Roman"/>
              <w:noProof/>
            </w:rPr>
          </w:pPr>
          <w:r w:rsidRPr="00797958">
            <w:rPr>
              <w:rFonts w:cs="Times New Roman"/>
              <w:noProof/>
            </w:rPr>
            <w:t xml:space="preserve">Mathe, C., Sagot, M.-F., Schiex, T., &amp; Rouze, P. (2002). Current methods of gene prediction, their strengthsand weaknesses. </w:t>
          </w:r>
          <w:r w:rsidRPr="00797958">
            <w:rPr>
              <w:rFonts w:cs="Times New Roman"/>
              <w:i/>
              <w:iCs/>
              <w:noProof/>
            </w:rPr>
            <w:t>Nucleic Acids Research</w:t>
          </w:r>
          <w:r w:rsidRPr="00797958">
            <w:rPr>
              <w:rFonts w:cs="Times New Roman"/>
              <w:noProof/>
            </w:rPr>
            <w:t xml:space="preserve"> </w:t>
          </w:r>
          <w:r w:rsidRPr="00797958">
            <w:rPr>
              <w:rFonts w:cs="Times New Roman"/>
              <w:i/>
              <w:iCs/>
              <w:noProof/>
            </w:rPr>
            <w:t>, 30</w:t>
          </w:r>
          <w:r w:rsidRPr="00797958">
            <w:rPr>
              <w:rFonts w:cs="Times New Roman"/>
              <w:noProof/>
            </w:rPr>
            <w:t xml:space="preserve"> (19), 4103-4117.</w:t>
          </w:r>
        </w:p>
        <w:p w14:paraId="5DD25050" w14:textId="77777777" w:rsidR="004E4841" w:rsidRPr="00797958" w:rsidRDefault="004E4841" w:rsidP="004E4841">
          <w:pPr>
            <w:pStyle w:val="Bibliography"/>
            <w:rPr>
              <w:rFonts w:cs="Times New Roman"/>
              <w:noProof/>
            </w:rPr>
          </w:pPr>
          <w:r w:rsidRPr="00797958">
            <w:rPr>
              <w:rFonts w:cs="Times New Roman"/>
              <w:noProof/>
            </w:rPr>
            <w:t xml:space="preserve">Metros, S., &amp; Dehoney, J. (2006). New Media Design Rubric. </w:t>
          </w:r>
          <w:r w:rsidRPr="00797958">
            <w:rPr>
              <w:rFonts w:cs="Times New Roman"/>
              <w:i/>
              <w:iCs/>
              <w:noProof/>
            </w:rPr>
            <w:t>The Educator’s Role</w:t>
          </w:r>
          <w:r w:rsidRPr="00797958">
            <w:rPr>
              <w:rFonts w:cs="Times New Roman"/>
              <w:noProof/>
            </w:rPr>
            <w:t xml:space="preserve"> , 108.</w:t>
          </w:r>
        </w:p>
        <w:p w14:paraId="685FFCEE" w14:textId="77777777" w:rsidR="004E4841" w:rsidRPr="00797958" w:rsidRDefault="004E4841" w:rsidP="004E4841">
          <w:pPr>
            <w:pStyle w:val="Bibliography"/>
            <w:rPr>
              <w:rFonts w:cs="Times New Roman"/>
              <w:noProof/>
            </w:rPr>
          </w:pPr>
          <w:r w:rsidRPr="00797958">
            <w:rPr>
              <w:rFonts w:cs="Times New Roman"/>
              <w:noProof/>
            </w:rPr>
            <w:t xml:space="preserve">Pennisi, E. (7 de Septiembre de 2012). ENCODE Project Writes Eulogy For Junk DNA. </w:t>
          </w:r>
          <w:r w:rsidRPr="00797958">
            <w:rPr>
              <w:rFonts w:cs="Times New Roman"/>
              <w:i/>
              <w:iCs/>
              <w:noProof/>
            </w:rPr>
            <w:t>Science: News &amp; Analysis</w:t>
          </w:r>
          <w:r w:rsidRPr="00797958">
            <w:rPr>
              <w:rFonts w:cs="Times New Roman"/>
              <w:noProof/>
            </w:rPr>
            <w:t xml:space="preserve"> , 1159-1161.</w:t>
          </w:r>
        </w:p>
        <w:p w14:paraId="45771791" w14:textId="77777777" w:rsidR="004E4841" w:rsidRPr="00797958" w:rsidRDefault="004E4841" w:rsidP="004E4841">
          <w:pPr>
            <w:pStyle w:val="Bibliography"/>
            <w:rPr>
              <w:rFonts w:cs="Times New Roman"/>
              <w:noProof/>
            </w:rPr>
          </w:pPr>
          <w:r w:rsidRPr="00797958">
            <w:rPr>
              <w:rFonts w:cs="Times New Roman"/>
              <w:noProof/>
            </w:rPr>
            <w:t xml:space="preserve">Pride, D. T., Meinersmann, R. J., Wassenaar, T. M., &amp; Blaser, M. J. (2003). Evolutionary Implications of Microbial GenomeTetranucleotide Frequency Biases. </w:t>
          </w:r>
          <w:r w:rsidRPr="00797958">
            <w:rPr>
              <w:rFonts w:cs="Times New Roman"/>
              <w:i/>
              <w:iCs/>
              <w:noProof/>
            </w:rPr>
            <w:t>GenomeResearch</w:t>
          </w:r>
          <w:r w:rsidRPr="00797958">
            <w:rPr>
              <w:rFonts w:cs="Times New Roman"/>
              <w:noProof/>
            </w:rPr>
            <w:t xml:space="preserve"> , 145-158.</w:t>
          </w:r>
        </w:p>
        <w:p w14:paraId="04CFFF1B" w14:textId="77777777" w:rsidR="004E4841" w:rsidRPr="00797958" w:rsidRDefault="004E4841" w:rsidP="004E4841">
          <w:pPr>
            <w:pStyle w:val="Bibliography"/>
            <w:rPr>
              <w:rFonts w:cs="Times New Roman"/>
              <w:noProof/>
            </w:rPr>
          </w:pPr>
          <w:r w:rsidRPr="00797958">
            <w:rPr>
              <w:rFonts w:cs="Times New Roman"/>
              <w:noProof/>
            </w:rPr>
            <w:t xml:space="preserve">Shaw, J. (Abril de 2014). Why “Big Data” Is a Big Deal. </w:t>
          </w:r>
          <w:r w:rsidRPr="00797958">
            <w:rPr>
              <w:rFonts w:cs="Times New Roman"/>
              <w:i/>
              <w:iCs/>
              <w:noProof/>
            </w:rPr>
            <w:t>Harvard Magazine</w:t>
          </w:r>
          <w:r w:rsidRPr="00797958">
            <w:rPr>
              <w:rFonts w:cs="Times New Roman"/>
              <w:noProof/>
            </w:rPr>
            <w:t xml:space="preserve"> , pp. 30-35.</w:t>
          </w:r>
        </w:p>
        <w:p w14:paraId="0AC08260" w14:textId="0AA23708" w:rsidR="00B70D4A" w:rsidRPr="00797958" w:rsidRDefault="00B70D4A" w:rsidP="004E4841">
          <w:pPr>
            <w:rPr>
              <w:rFonts w:ascii="Times New Roman" w:hAnsi="Times New Roman" w:cs="Times New Roman"/>
              <w:sz w:val="24"/>
              <w:szCs w:val="24"/>
            </w:rPr>
          </w:pPr>
          <w:r w:rsidRPr="00797958">
            <w:rPr>
              <w:rFonts w:ascii="Times New Roman" w:hAnsi="Times New Roman" w:cs="Times New Roman"/>
              <w:b/>
              <w:bCs/>
              <w:sz w:val="24"/>
              <w:szCs w:val="24"/>
            </w:rPr>
            <w:fldChar w:fldCharType="end"/>
          </w:r>
        </w:p>
      </w:sdtContent>
    </w:sdt>
    <w:p w14:paraId="31A358ED" w14:textId="77777777" w:rsidR="004E7D63" w:rsidRPr="00797958" w:rsidRDefault="004E7D63">
      <w:pPr>
        <w:pStyle w:val="normal0"/>
        <w:jc w:val="both"/>
        <w:rPr>
          <w:lang w:val="es-ES_tradnl"/>
        </w:rPr>
      </w:pPr>
    </w:p>
    <w:sectPr w:rsidR="004E7D63" w:rsidRPr="0079795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1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724AB"/>
    <w:multiLevelType w:val="multilevel"/>
    <w:tmpl w:val="C81A3D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35606DB"/>
    <w:multiLevelType w:val="multilevel"/>
    <w:tmpl w:val="825C99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713D0AD7"/>
    <w:multiLevelType w:val="multilevel"/>
    <w:tmpl w:val="19ECE5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proofState w:spelling="clean" w:grammar="clean"/>
  <w:revisionView w:markup="0"/>
  <w:trackRevisions/>
  <w:defaultTabStop w:val="720"/>
  <w:hyphenationZone w:val="425"/>
  <w:characterSpacingControl w:val="doNotCompress"/>
  <w:compat>
    <w:compatSetting w:name="compatibilityMode" w:uri="http://schemas.microsoft.com/office/word" w:val="14"/>
  </w:compat>
  <w:rsids>
    <w:rsidRoot w:val="004E7D63"/>
    <w:rsid w:val="00092082"/>
    <w:rsid w:val="001F1FE6"/>
    <w:rsid w:val="002E67CF"/>
    <w:rsid w:val="003213C2"/>
    <w:rsid w:val="003A667C"/>
    <w:rsid w:val="003D23C5"/>
    <w:rsid w:val="003E308E"/>
    <w:rsid w:val="00411C0A"/>
    <w:rsid w:val="00443B61"/>
    <w:rsid w:val="004A45F8"/>
    <w:rsid w:val="004E16B9"/>
    <w:rsid w:val="004E4841"/>
    <w:rsid w:val="004E7D63"/>
    <w:rsid w:val="005D1CE2"/>
    <w:rsid w:val="00681AD2"/>
    <w:rsid w:val="0068509D"/>
    <w:rsid w:val="006F5A6C"/>
    <w:rsid w:val="00752825"/>
    <w:rsid w:val="00797958"/>
    <w:rsid w:val="007E0A08"/>
    <w:rsid w:val="00832636"/>
    <w:rsid w:val="008527C0"/>
    <w:rsid w:val="00893237"/>
    <w:rsid w:val="008D48B1"/>
    <w:rsid w:val="00945811"/>
    <w:rsid w:val="009A601F"/>
    <w:rsid w:val="00A433D6"/>
    <w:rsid w:val="00AB12E5"/>
    <w:rsid w:val="00AC7866"/>
    <w:rsid w:val="00B70D4A"/>
    <w:rsid w:val="00C67B4D"/>
    <w:rsid w:val="00C826C2"/>
    <w:rsid w:val="00D14A5D"/>
    <w:rsid w:val="00E25F53"/>
    <w:rsid w:val="00EF565E"/>
    <w:rsid w:val="00FB38F7"/>
    <w:rsid w:val="00FD55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7548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0"/>
    <w:next w:val="normal0"/>
    <w:link w:val="Heading1Char"/>
    <w:uiPriority w:val="9"/>
    <w:qFormat/>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208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2082"/>
    <w:rPr>
      <w:rFonts w:ascii="Lucida Grande" w:hAnsi="Lucida Grande" w:cs="Lucida Grande"/>
      <w:sz w:val="18"/>
      <w:szCs w:val="18"/>
    </w:rPr>
  </w:style>
  <w:style w:type="paragraph" w:styleId="Caption">
    <w:name w:val="caption"/>
    <w:basedOn w:val="Normal"/>
    <w:next w:val="Normal"/>
    <w:uiPriority w:val="35"/>
    <w:unhideWhenUsed/>
    <w:qFormat/>
    <w:rsid w:val="00B70D4A"/>
    <w:pPr>
      <w:spacing w:after="200"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70D4A"/>
    <w:rPr>
      <w:rFonts w:ascii="Trebuchet MS" w:eastAsia="Trebuchet MS" w:hAnsi="Trebuchet MS" w:cs="Trebuchet MS"/>
      <w:sz w:val="32"/>
    </w:rPr>
  </w:style>
  <w:style w:type="paragraph" w:styleId="Bibliography">
    <w:name w:val="Bibliography"/>
    <w:basedOn w:val="Normal"/>
    <w:next w:val="Normal"/>
    <w:uiPriority w:val="37"/>
    <w:unhideWhenUsed/>
    <w:rsid w:val="00B70D4A"/>
  </w:style>
  <w:style w:type="table" w:styleId="TableGrid">
    <w:name w:val="Table Grid"/>
    <w:basedOn w:val="TableNormal"/>
    <w:uiPriority w:val="59"/>
    <w:rsid w:val="00C67B4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0"/>
    <w:next w:val="normal0"/>
    <w:link w:val="Heading1Char"/>
    <w:uiPriority w:val="9"/>
    <w:qFormat/>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208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2082"/>
    <w:rPr>
      <w:rFonts w:ascii="Lucida Grande" w:hAnsi="Lucida Grande" w:cs="Lucida Grande"/>
      <w:sz w:val="18"/>
      <w:szCs w:val="18"/>
    </w:rPr>
  </w:style>
  <w:style w:type="paragraph" w:styleId="Caption">
    <w:name w:val="caption"/>
    <w:basedOn w:val="Normal"/>
    <w:next w:val="Normal"/>
    <w:uiPriority w:val="35"/>
    <w:unhideWhenUsed/>
    <w:qFormat/>
    <w:rsid w:val="00B70D4A"/>
    <w:pPr>
      <w:spacing w:after="200"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70D4A"/>
    <w:rPr>
      <w:rFonts w:ascii="Trebuchet MS" w:eastAsia="Trebuchet MS" w:hAnsi="Trebuchet MS" w:cs="Trebuchet MS"/>
      <w:sz w:val="32"/>
    </w:rPr>
  </w:style>
  <w:style w:type="paragraph" w:styleId="Bibliography">
    <w:name w:val="Bibliography"/>
    <w:basedOn w:val="Normal"/>
    <w:next w:val="Normal"/>
    <w:uiPriority w:val="37"/>
    <w:unhideWhenUsed/>
    <w:rsid w:val="00B70D4A"/>
  </w:style>
  <w:style w:type="table" w:styleId="TableGrid">
    <w:name w:val="Table Grid"/>
    <w:basedOn w:val="TableNormal"/>
    <w:uiPriority w:val="59"/>
    <w:rsid w:val="00C67B4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747541">
      <w:bodyDiv w:val="1"/>
      <w:marLeft w:val="0"/>
      <w:marRight w:val="0"/>
      <w:marTop w:val="0"/>
      <w:marBottom w:val="0"/>
      <w:divBdr>
        <w:top w:val="none" w:sz="0" w:space="0" w:color="auto"/>
        <w:left w:val="none" w:sz="0" w:space="0" w:color="auto"/>
        <w:bottom w:val="none" w:sz="0" w:space="0" w:color="auto"/>
        <w:right w:val="none" w:sz="0" w:space="0" w:color="auto"/>
      </w:divBdr>
    </w:div>
    <w:div w:id="174845361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Don13</b:Tag>
    <b:SourceType>Book</b:SourceType>
    <b:Guid>{C5265577-F64A-F64D-BCDE-9C0ADFCBEC24}</b:Guid>
    <b:Title>Human Information Processing: An Introduction to Psychology</b:Title>
    <b:Year>2013</b:Year>
    <b:Author>
      <b:Author>
        <b:NameList>
          <b:Person>
            <b:Last>Donald</b:Last>
            <b:First>A.</b:First>
            <b:Middle>Norman</b:Middle>
          </b:Person>
          <b:Person>
            <b:Last>Lindsay</b:Last>
            <b:First>Peter</b:First>
            <b:Middle>H.</b:Middle>
          </b:Person>
        </b:NameList>
      </b:Author>
    </b:Author>
    <b:Publisher>Academic Press</b:Publisher>
    <b:RefOrder>5</b:RefOrder>
  </b:Source>
  <b:Source>
    <b:Tag>Mar13</b:Tag>
    <b:SourceType>JournalArticle</b:SourceType>
    <b:Guid>{4372DF4D-27E9-1441-8CE2-0C476B7ED252}</b:Guid>
    <b:Title>Biology: The big challenges of big data</b:Title>
    <b:Year>2013</b:Year>
    <b:Pages>255-260</b:Pages>
    <b:Author>
      <b:Author>
        <b:NameList>
          <b:Person>
            <b:Last>Marx</b:Last>
            <b:First>Vivien</b:First>
          </b:Person>
        </b:NameList>
      </b:Author>
    </b:Author>
    <b:JournalName>Nature: Technology Feature</b:JournalName>
    <b:RefOrder>4</b:RefOrder>
  </b:Source>
  <b:Source>
    <b:Tag>Sha14</b:Tag>
    <b:SourceType>ArticleInAPeriodical</b:SourceType>
    <b:Guid>{32FD05A6-448F-3A4A-A208-F5F1D3D6E1AA}</b:Guid>
    <b:Title>Why “Big Data” Is a Big Deal</b:Title>
    <b:Year>2014</b:Year>
    <b:Month>Abril</b:Month>
    <b:Pages>30-35</b:Pages>
    <b:Author>
      <b:Author>
        <b:NameList>
          <b:Person>
            <b:Last>Shaw</b:Last>
            <b:First>Jonathan</b:First>
          </b:Person>
        </b:NameList>
      </b:Author>
    </b:Author>
    <b:PeriodicalTitle>Harvard Magazine</b:PeriodicalTitle>
    <b:RefOrder>3</b:RefOrder>
  </b:Source>
  <b:Source>
    <b:Tag>Kar97</b:Tag>
    <b:SourceType>JournalArticle</b:SourceType>
    <b:Guid>{157F9F32-C37B-C64F-BAB4-87260D7C4130}</b:Guid>
    <b:Title>Compositional biases of bacterial genomes and evolutionary implications</b:Title>
    <b:Year>1997</b:Year>
    <b:Volume>179</b:Volume>
    <b:Issue>12</b:Issue>
    <b:Pages>3899-3913</b:Pages>
    <b:Author>
      <b:Author>
        <b:NameList>
          <b:Person>
            <b:Last>Karlin</b:Last>
            <b:First>Samuel</b:First>
          </b:Person>
          <b:Person>
            <b:Last>Mrázek</b:Last>
            <b:First>Jan</b:First>
          </b:Person>
          <b:Person>
            <b:Last>Campbell</b:Last>
            <b:First>Allan</b:First>
            <b:Middle>M.</b:Middle>
          </b:Person>
        </b:NameList>
      </b:Author>
    </b:Author>
    <b:JournalName>Journal of Bacteriology</b:JournalName>
    <b:RefOrder>6</b:RefOrder>
  </b:Source>
  <b:Source>
    <b:Tag>Mat02</b:Tag>
    <b:SourceType>JournalArticle</b:SourceType>
    <b:Guid>{AC5BA495-EF16-2C4E-AAA3-2E7CFEF7385B}</b:Guid>
    <b:Author>
      <b:Author>
        <b:NameList>
          <b:Person>
            <b:Last>Mathe</b:Last>
            <b:First>Catherine</b:First>
          </b:Person>
          <b:Person>
            <b:Last>Sagot</b:Last>
            <b:First>Marie-France</b:First>
          </b:Person>
          <b:Person>
            <b:Last>Schiex</b:Last>
            <b:First>Thomas</b:First>
          </b:Person>
          <b:Person>
            <b:Last>Rouze</b:Last>
            <b:First>Pierre</b:First>
          </b:Person>
        </b:NameList>
      </b:Author>
    </b:Author>
    <b:Title>Current methods of gene prediction, their strengthsand weaknesses</b:Title>
    <b:JournalName>Nucleic Acids Research</b:JournalName>
    <b:Publisher>Oxford University Press    </b:Publisher>
    <b:Year>2002</b:Year>
    <b:Volume>30</b:Volume>
    <b:Issue>19</b:Issue>
    <b:Pages>4103-4117</b:Pages>
    <b:RefOrder>7</b:RefOrder>
  </b:Source>
  <b:Source>
    <b:Tag>Pri031</b:Tag>
    <b:SourceType>JournalArticle</b:SourceType>
    <b:Guid>{8444F322-6849-B44C-A75D-FDCE3338CD15}</b:Guid>
    <b:Author>
      <b:Author>
        <b:NameList>
          <b:Person>
            <b:Last>Pride</b:Last>
            <b:First>David</b:First>
            <b:Middle>T.</b:Middle>
          </b:Person>
          <b:Person>
            <b:Last>Meinersmann</b:Last>
            <b:First>Richard</b:First>
            <b:Middle>J.</b:Middle>
          </b:Person>
          <b:Person>
            <b:Last>Wassenaar</b:Last>
            <b:First>Trudy</b:First>
            <b:Middle>M.</b:Middle>
          </b:Person>
          <b:Person>
            <b:Last>Blaser</b:Last>
            <b:First>Martin</b:First>
            <b:Middle>J.</b:Middle>
          </b:Person>
        </b:NameList>
      </b:Author>
    </b:Author>
    <b:Title>Evolutionary Implications of Microbial GenomeTetranucleotide Frequency Biases</b:Title>
    <b:JournalName>GenomeResearch</b:JournalName>
    <b:Publisher>Cold Spring Harbor Laboratory Press</b:Publisher>
    <b:Year>2003</b:Year>
    <b:Pages>145-158</b:Pages>
    <b:RefOrder>8</b:RefOrder>
  </b:Source>
  <b:Source>
    <b:Tag>Guo07</b:Tag>
    <b:SourceType>Book</b:SourceType>
    <b:Guid>{269B9788-6CF7-904B-98C5-A96A93A532B4}</b:Guid>
    <b:Title>Data Clustering: Theory, Algorithms, and Applications</b:Title>
    <b:Publisher>American Statistical Association and the Society for Industrial and Applied Mathematics</b:Publisher>
    <b:Year>2007</b:Year>
    <b:Author>
      <b:Author>
        <b:NameList>
          <b:Person>
            <b:Last>Gan</b:Last>
            <b:First>Guojun</b:First>
          </b:Person>
          <b:Person>
            <b:Last>Ma</b:Last>
            <b:First>Chaoqun</b:First>
          </b:Person>
          <b:Person>
            <b:Last>Wu</b:Last>
            <b:First>Jianhong</b:First>
          </b:Person>
        </b:NameList>
      </b:Author>
    </b:Author>
    <b:RefOrder>9</b:RefOrder>
  </b:Source>
  <b:Source>
    <b:Tag>Alt00</b:Tag>
    <b:SourceType>JournalArticle</b:SourceType>
    <b:Guid>{1CABF039-65B8-8E48-BC40-F9A21D7C6462}</b:Guid>
    <b:Title>Singular value decomposition for genome-wideexpression data processing and modeling</b:Title>
    <b:Year>2000</b:Year>
    <b:Pages>10101–10106</b:Pages>
    <b:Author>
      <b:Author>
        <b:NameList>
          <b:Person>
            <b:Last>Alter</b:Last>
            <b:First>Orly</b:First>
          </b:Person>
          <b:Person>
            <b:Last>Brown</b:Last>
            <b:First>Patrick</b:First>
            <b:Middle>O.</b:Middle>
          </b:Person>
          <b:Person>
            <b:Last>Botstein</b:Last>
            <b:First>David</b:First>
          </b:Person>
        </b:NameList>
      </b:Author>
    </b:Author>
    <b:JournalName>PNAS</b:JournalName>
    <b:Month>Agosto</b:Month>
    <b:Day>29</b:Day>
    <b:RefOrder>11</b:RefOrder>
  </b:Source>
  <b:Source>
    <b:Tag>Lac14</b:Tag>
    <b:SourceType>JournalArticle</b:SourceType>
    <b:Guid>{F68E254E-A1D8-134E-890A-69E08155418F}</b:Guid>
    <b:Author>
      <b:Author>
        <b:NameList>
          <b:Person>
            <b:Last>Laczny</b:Last>
            <b:First>Cedric</b:First>
            <b:Middle>C.</b:Middle>
          </b:Person>
          <b:Person>
            <b:Last>Pinel</b:Last>
            <b:First>Nicolás</b:First>
          </b:Person>
          <b:Person>
            <b:Last>Vlassis</b:Last>
            <b:First>Nikos</b:First>
          </b:Person>
          <b:Person>
            <b:Last>Wilmes</b:Last>
            <b:First>Paul</b:First>
          </b:Person>
        </b:NameList>
      </b:Author>
    </b:Author>
    <b:Title>Alignment-free Visualization of Metagenomic Data by Nonlinear Dimension Reduction</b:Title>
    <b:JournalName>Nature: Scientific Reports</b:JournalName>
    <b:Year>2014</b:Year>
    <b:Month>Marzo</b:Month>
    <b:Day>31</b:Day>
    <b:Pages>1-12</b:Pages>
    <b:RefOrder>12</b:RefOrder>
  </b:Source>
  <b:Source>
    <b:Tag>Abd10</b:Tag>
    <b:SourceType>JournalArticle</b:SourceType>
    <b:Guid>{F13539C5-9812-C046-BCB1-F39D289545FF}</b:Guid>
    <b:Author>
      <b:Author>
        <b:NameList>
          <b:Person>
            <b:Last>Abdi</b:Last>
            <b:First>Hervé</b:First>
          </b:Person>
          <b:Person>
            <b:Last>Williams</b:Last>
            <b:First>Lynne</b:First>
            <b:Middle>J.</b:Middle>
          </b:Person>
        </b:NameList>
      </b:Author>
    </b:Author>
    <b:Title>Principal component analysis</b:Title>
    <b:JournalName>Wires: Computational Statistics</b:JournalName>
    <b:Publisher>John Wiley &amp; Sons, Inc</b:Publisher>
    <b:Year>2010</b:Year>
    <b:Pages>433</b:Pages>
    <b:RefOrder>10</b:RefOrder>
  </b:Source>
  <b:Source>
    <b:Tag>SciAA</b:Tag>
    <b:SourceType>JournalArticle</b:SourceType>
    <b:Guid>{6F7815F3-326B-7744-B7DE-E6BAC46F99F1}</b:Guid>
    <b:JournalName>Science: News &amp; Analysis</b:JournalName>
    <b:Publisher>AAAS</b:Publisher>
    <b:Author>
      <b:Author>
        <b:NameList>
          <b:Person>
            <b:Last>Pennisi</b:Last>
            <b:First>Elizabeth</b:First>
          </b:Person>
        </b:NameList>
      </b:Author>
    </b:Author>
    <b:Title>ENCODE Project Writes Eulogy For Junk DNA</b:Title>
    <b:Year>2012</b:Year>
    <b:Month>Septiembre</b:Month>
    <b:Day>7</b:Day>
    <b:Pages>1159-1161</b:Pages>
    <b:RefOrder>1</b:RefOrder>
  </b:Source>
  <b:Source>
    <b:Tag>Met06</b:Tag>
    <b:SourceType>JournalArticle</b:SourceType>
    <b:Guid>{CEB1BCE8-6B0D-6C43-AE28-F768A22D1365}</b:Guid>
    <b:Author>
      <b:Author>
        <b:NameList>
          <b:Person>
            <b:Last>Metros</b:Last>
            <b:First>Susan</b:First>
          </b:Person>
          <b:Person>
            <b:Last>Dehoney</b:Last>
            <b:First>Joanne</b:First>
          </b:Person>
        </b:NameList>
      </b:Author>
    </b:Author>
    <b:Title>New Media Design Rubric</b:Title>
    <b:JournalName>The Educator’s Role</b:JournalName>
    <b:Year>2006</b:Year>
    <b:Pages>108</b:Pages>
    <b:RefOrder>2</b:RefOrder>
  </b:Source>
</b:Sources>
</file>

<file path=customXml/itemProps1.xml><?xml version="1.0" encoding="utf-8"?>
<ds:datastoreItem xmlns:ds="http://schemas.openxmlformats.org/officeDocument/2006/customXml" ds:itemID="{160A4268-A0DA-7C40-8D4C-253324B21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2319</Words>
  <Characters>13222</Characters>
  <Application>Microsoft Macintosh Word</Application>
  <DocSecurity>0</DocSecurity>
  <Lines>110</Lines>
  <Paragraphs>31</Paragraphs>
  <ScaleCrop>false</ScaleCrop>
  <Company>KamyNz</Company>
  <LinksUpToDate>false</LinksUpToDate>
  <CharactersWithSpaces>15510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Kamy Nz</cp:lastModifiedBy>
  <cp:revision>4</cp:revision>
  <dcterms:created xsi:type="dcterms:W3CDTF">2015-05-08T19:48:00Z</dcterms:created>
  <dcterms:modified xsi:type="dcterms:W3CDTF">2015-08-16T15:53:00Z</dcterms:modified>
</cp:coreProperties>
</file>